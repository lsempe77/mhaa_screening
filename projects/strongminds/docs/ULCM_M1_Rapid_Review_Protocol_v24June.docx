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12147" w14:textId="77777777" w:rsidR="003141C4" w:rsidRDefault="003141C4" w:rsidP="002D5C7F">
      <w:pPr>
        <w:pStyle w:val="Title"/>
        <w:rPr>
          <w:rFonts w:ascii="Arial" w:hAnsi="Arial" w:cs="Arial"/>
          <w:b/>
          <w:bCs/>
        </w:rPr>
      </w:pPr>
    </w:p>
    <w:p w14:paraId="19AE993B" w14:textId="1585AFA7" w:rsidR="00D16BED" w:rsidRDefault="00155271" w:rsidP="002D5C7F">
      <w:pPr>
        <w:pStyle w:val="Title"/>
        <w:rPr>
          <w:rFonts w:ascii="Arial" w:hAnsi="Arial" w:cs="Arial"/>
          <w:b/>
          <w:bCs/>
        </w:rPr>
      </w:pPr>
      <w:r w:rsidRPr="00EA3600">
        <w:rPr>
          <w:rFonts w:ascii="Arial" w:hAnsi="Arial" w:cs="Arial"/>
          <w:b/>
          <w:bCs/>
        </w:rPr>
        <w:t xml:space="preserve">Ultra-Low-Cost Model (ULCM) for Adult Depression: </w:t>
      </w:r>
      <w:r w:rsidR="00C233E2">
        <w:rPr>
          <w:rFonts w:ascii="Arial" w:hAnsi="Arial" w:cs="Arial"/>
          <w:b/>
          <w:bCs/>
        </w:rPr>
        <w:t xml:space="preserve">A </w:t>
      </w:r>
      <w:r w:rsidRPr="00EA3600">
        <w:rPr>
          <w:rFonts w:ascii="Arial" w:hAnsi="Arial" w:cs="Arial"/>
          <w:b/>
          <w:bCs/>
        </w:rPr>
        <w:t xml:space="preserve">Rapid </w:t>
      </w:r>
      <w:r w:rsidR="00791143">
        <w:rPr>
          <w:rFonts w:ascii="Arial" w:hAnsi="Arial" w:cs="Arial"/>
          <w:b/>
          <w:bCs/>
        </w:rPr>
        <w:t xml:space="preserve">Evidence </w:t>
      </w:r>
      <w:r w:rsidRPr="00EA3600">
        <w:rPr>
          <w:rFonts w:ascii="Arial" w:hAnsi="Arial" w:cs="Arial"/>
          <w:b/>
          <w:bCs/>
        </w:rPr>
        <w:t xml:space="preserve">Review </w:t>
      </w:r>
      <w:commentRangeStart w:id="0"/>
      <w:r w:rsidRPr="00EA3600">
        <w:rPr>
          <w:rFonts w:ascii="Arial" w:hAnsi="Arial" w:cs="Arial"/>
          <w:b/>
          <w:bCs/>
        </w:rPr>
        <w:t>Protocol</w:t>
      </w:r>
      <w:commentRangeEnd w:id="0"/>
      <w:r w:rsidR="002A59B2">
        <w:rPr>
          <w:rStyle w:val="CommentReference"/>
          <w:rFonts w:ascii="Arial" w:hAnsi="Arial" w:cs="Arial"/>
          <w:b/>
          <w:bCs/>
          <w:sz w:val="56"/>
          <w:szCs w:val="56"/>
        </w:rPr>
        <w:commentReference w:id="0"/>
      </w:r>
    </w:p>
    <w:p w14:paraId="39C03F4C" w14:textId="77777777" w:rsidR="00791143" w:rsidRDefault="00791143" w:rsidP="00791143">
      <w:pPr>
        <w:pStyle w:val="BodyText"/>
      </w:pPr>
    </w:p>
    <w:p w14:paraId="513866ED" w14:textId="77777777" w:rsidR="00791143" w:rsidRPr="00791143" w:rsidRDefault="00791143" w:rsidP="00791143">
      <w:pPr>
        <w:pStyle w:val="BodyText"/>
      </w:pPr>
    </w:p>
    <w:p w14:paraId="43FC7790" w14:textId="77777777" w:rsidR="00D2611D" w:rsidRDefault="00D2611D" w:rsidP="002D5C7F">
      <w:pPr>
        <w:pStyle w:val="BodyText"/>
      </w:pPr>
    </w:p>
    <w:p w14:paraId="38254C53" w14:textId="77777777" w:rsidR="007948CB" w:rsidRPr="00FE6EC5" w:rsidRDefault="007948CB" w:rsidP="007948CB">
      <w:pPr>
        <w:pStyle w:val="BodyText"/>
      </w:pPr>
      <w:r w:rsidRPr="00FE6EC5">
        <w:rPr>
          <w:rFonts w:eastAsia="Aptos Display"/>
        </w:rPr>
        <w:t>Lucas Sempé</w:t>
      </w:r>
      <w:r w:rsidRPr="00FE6EC5">
        <w:rPr>
          <w:rFonts w:eastAsia="Aptos Display"/>
        </w:rPr>
        <w:br/>
      </w:r>
      <w:r w:rsidRPr="00FE6EC5">
        <w:t>International Initiative for Impact Evaluation (3ie)</w:t>
      </w:r>
    </w:p>
    <w:p w14:paraId="09EDDEF4" w14:textId="77777777" w:rsidR="007948CB" w:rsidRPr="00FE6EC5" w:rsidRDefault="007948CB" w:rsidP="007948CB">
      <w:pPr>
        <w:pStyle w:val="BodyText"/>
      </w:pPr>
      <w:r w:rsidRPr="00FE6EC5">
        <w:rPr>
          <w:rFonts w:eastAsia="Aptos Display"/>
        </w:rPr>
        <w:t>Suvarna Pande</w:t>
      </w:r>
      <w:r w:rsidRPr="00FE6EC5">
        <w:rPr>
          <w:rFonts w:eastAsia="Aptos Display"/>
        </w:rPr>
        <w:br/>
      </w:r>
      <w:r w:rsidRPr="00FE6EC5">
        <w:t>3ie</w:t>
      </w:r>
    </w:p>
    <w:p w14:paraId="058EDF1B" w14:textId="67C1802D" w:rsidR="007948CB" w:rsidRPr="00FE6EC5" w:rsidRDefault="007948CB" w:rsidP="007948CB">
      <w:pPr>
        <w:pStyle w:val="BodyText"/>
      </w:pPr>
      <w:r>
        <w:rPr>
          <w:rFonts w:eastAsia="Aptos Display"/>
        </w:rPr>
        <w:t>M Zahin Shafiq</w:t>
      </w:r>
      <w:r w:rsidRPr="00FE6EC5">
        <w:rPr>
          <w:rFonts w:eastAsia="Aptos Display"/>
        </w:rPr>
        <w:br/>
      </w:r>
      <w:r w:rsidRPr="00FE6EC5">
        <w:t>3ie</w:t>
      </w:r>
    </w:p>
    <w:p w14:paraId="5511C595" w14:textId="77777777" w:rsidR="007948CB" w:rsidRPr="00FE6EC5" w:rsidRDefault="007948CB" w:rsidP="007948CB">
      <w:pPr>
        <w:pStyle w:val="BodyText"/>
      </w:pPr>
      <w:r w:rsidRPr="00FE6EC5">
        <w:rPr>
          <w:rFonts w:eastAsia="Aptos Display"/>
        </w:rPr>
        <w:t>Anil Thota</w:t>
      </w:r>
      <w:r w:rsidRPr="00FE6EC5">
        <w:rPr>
          <w:rFonts w:eastAsia="Aptos Display"/>
        </w:rPr>
        <w:br/>
      </w:r>
      <w:r w:rsidRPr="00FE6EC5">
        <w:t>3ie</w:t>
      </w:r>
    </w:p>
    <w:p w14:paraId="324BF837" w14:textId="77777777" w:rsidR="007948CB" w:rsidRPr="007948CB" w:rsidRDefault="007948CB" w:rsidP="007948CB">
      <w:pPr>
        <w:pStyle w:val="BodyText"/>
      </w:pPr>
    </w:p>
    <w:p w14:paraId="04FC075A" w14:textId="77777777" w:rsidR="00D2611D" w:rsidRDefault="00D2611D" w:rsidP="002D5C7F">
      <w:pPr>
        <w:pStyle w:val="BodyText"/>
      </w:pPr>
    </w:p>
    <w:p w14:paraId="38B9A207" w14:textId="77777777" w:rsidR="00292EEB" w:rsidRPr="00292EEB" w:rsidRDefault="00292EEB" w:rsidP="00292EEB">
      <w:pPr>
        <w:pStyle w:val="Title"/>
        <w:rPr>
          <w:rFonts w:ascii="Arial" w:hAnsi="Arial" w:cs="Arial"/>
          <w:b/>
          <w:bCs/>
          <w:sz w:val="24"/>
          <w:szCs w:val="24"/>
        </w:rPr>
      </w:pPr>
      <w:r w:rsidRPr="00292EEB">
        <w:rPr>
          <w:rFonts w:ascii="Arial" w:hAnsi="Arial" w:cs="Arial"/>
          <w:b/>
          <w:bCs/>
          <w:sz w:val="24"/>
          <w:szCs w:val="24"/>
        </w:rPr>
        <w:t>Phase 4 Academic Workstream</w:t>
      </w:r>
    </w:p>
    <w:p w14:paraId="4489B092" w14:textId="77777777" w:rsidR="00292EEB" w:rsidRPr="00292EEB" w:rsidRDefault="00292EEB" w:rsidP="00292EEB">
      <w:pPr>
        <w:pStyle w:val="Title"/>
        <w:rPr>
          <w:rFonts w:ascii="Arial" w:hAnsi="Arial" w:cs="Arial"/>
          <w:b/>
          <w:bCs/>
          <w:sz w:val="24"/>
          <w:szCs w:val="24"/>
        </w:rPr>
      </w:pPr>
    </w:p>
    <w:p w14:paraId="7147BC8F" w14:textId="77777777" w:rsidR="00292EEB" w:rsidRDefault="00292EEB" w:rsidP="00292EEB">
      <w:pPr>
        <w:pStyle w:val="Title"/>
        <w:rPr>
          <w:rFonts w:ascii="Arial" w:hAnsi="Arial" w:cs="Arial"/>
          <w:b/>
          <w:bCs/>
          <w:sz w:val="24"/>
          <w:szCs w:val="24"/>
        </w:rPr>
      </w:pPr>
      <w:r w:rsidRPr="00292EEB">
        <w:rPr>
          <w:rFonts w:ascii="Arial" w:hAnsi="Arial" w:cs="Arial"/>
          <w:b/>
          <w:bCs/>
          <w:sz w:val="24"/>
          <w:szCs w:val="24"/>
        </w:rPr>
        <w:t>Milestone 1 (M1)</w:t>
      </w:r>
    </w:p>
    <w:p w14:paraId="0DB16E6D" w14:textId="39DD31D7" w:rsidR="00D2611D" w:rsidRPr="00D2611D" w:rsidRDefault="00292EEB" w:rsidP="00292EEB">
      <w:pPr>
        <w:pStyle w:val="BodyText"/>
        <w:jc w:val="center"/>
      </w:pPr>
      <w:r w:rsidRPr="00292EEB">
        <w:rPr>
          <w:b/>
          <w:bCs/>
        </w:rPr>
        <w:t>June 2026</w:t>
      </w:r>
    </w:p>
    <w:p w14:paraId="64A0EB09" w14:textId="77777777" w:rsidR="007C1DA7" w:rsidRDefault="007C1DA7" w:rsidP="002D5C7F">
      <w:pPr>
        <w:pStyle w:val="AbstractTitle"/>
        <w:rPr>
          <w:sz w:val="28"/>
          <w:szCs w:val="28"/>
        </w:rPr>
        <w:sectPr w:rsidR="007C1DA7">
          <w:headerReference w:type="default" r:id="rId15"/>
          <w:footerReference w:type="default" r:id="rId16"/>
          <w:footnotePr>
            <w:numRestart w:val="eachSect"/>
          </w:footnotePr>
          <w:pgSz w:w="12240" w:h="15840"/>
          <w:pgMar w:top="1440" w:right="1440" w:bottom="1440" w:left="1440" w:header="720" w:footer="720" w:gutter="0"/>
          <w:cols w:space="720"/>
        </w:sectPr>
      </w:pPr>
    </w:p>
    <w:p w14:paraId="04C3C5E3" w14:textId="25CF293C" w:rsidR="0029038C" w:rsidRDefault="009808EE" w:rsidP="000436B2">
      <w:pPr>
        <w:pStyle w:val="AbstractTitle"/>
        <w:tabs>
          <w:tab w:val="left" w:pos="3968"/>
          <w:tab w:val="center" w:pos="4680"/>
        </w:tabs>
        <w:jc w:val="both"/>
        <w:rPr>
          <w:sz w:val="28"/>
          <w:szCs w:val="28"/>
        </w:rPr>
      </w:pPr>
      <w:r>
        <w:rPr>
          <w:sz w:val="28"/>
          <w:szCs w:val="28"/>
        </w:rPr>
        <w:lastRenderedPageBreak/>
        <w:t>Acknowledgement</w:t>
      </w:r>
    </w:p>
    <w:p w14:paraId="6550E34E" w14:textId="77777777" w:rsidR="009808EE" w:rsidRDefault="009808EE" w:rsidP="009808EE"/>
    <w:p w14:paraId="34B1B7E2" w14:textId="55DEF459" w:rsidR="009808EE" w:rsidRPr="0028383B" w:rsidRDefault="009808EE" w:rsidP="009808EE">
      <w:r w:rsidRPr="0028383B">
        <w:t>We are grateful to 3ie colleagues who provided inputs at various stages of the protocol and supported its administrative, communications, and financial management.</w:t>
      </w:r>
    </w:p>
    <w:p w14:paraId="7DF026D0" w14:textId="7C686C1B" w:rsidR="0028383B" w:rsidRPr="0028383B" w:rsidRDefault="009808EE" w:rsidP="0028383B">
      <w:pPr>
        <w:pStyle w:val="BodyText"/>
        <w:spacing w:before="0"/>
      </w:pPr>
      <w:r w:rsidRPr="0028383B">
        <w:t>The authors would also like to appreciate Strongminds for financial support for this project</w:t>
      </w:r>
      <w:r w:rsidR="00F530BA">
        <w:t>, and the colleagues at Strongminds and LSTM for their invaluable engagement throughou</w:t>
      </w:r>
      <w:r w:rsidRPr="0028383B">
        <w:t xml:space="preserve">t. We are particularly grateful to </w:t>
      </w:r>
      <w:r w:rsidR="00D57517" w:rsidRPr="0028383B">
        <w:t>Jana Alagarajah</w:t>
      </w:r>
      <w:r w:rsidRPr="0028383B">
        <w:t xml:space="preserve">, </w:t>
      </w:r>
      <w:r w:rsidR="00365AE3" w:rsidRPr="0028383B">
        <w:t>Andrew Fraker</w:t>
      </w:r>
      <w:r w:rsidRPr="0028383B">
        <w:t xml:space="preserve">, </w:t>
      </w:r>
      <w:r w:rsidR="00656F14" w:rsidRPr="0028383B">
        <w:t>Elly Atuhumuza</w:t>
      </w:r>
      <w:r w:rsidRPr="0028383B">
        <w:t xml:space="preserve">, </w:t>
      </w:r>
      <w:r w:rsidR="00151CA1" w:rsidRPr="0028383B">
        <w:rPr>
          <w:shd w:val="clear" w:color="auto" w:fill="FFFFFF"/>
        </w:rPr>
        <w:t xml:space="preserve">Laura Dean, </w:t>
      </w:r>
      <w:r w:rsidR="00700582" w:rsidRPr="0028383B">
        <w:rPr>
          <w:shd w:val="clear" w:color="auto" w:fill="FFFFFF"/>
        </w:rPr>
        <w:t>Julian Eaton</w:t>
      </w:r>
      <w:r w:rsidR="00F530BA">
        <w:rPr>
          <w:shd w:val="clear" w:color="auto" w:fill="FFFFFF"/>
        </w:rPr>
        <w:t>, and Mona Algherbawi for their</w:t>
      </w:r>
      <w:r w:rsidR="004A4D51" w:rsidRPr="0028383B">
        <w:rPr>
          <w:shd w:val="clear" w:color="auto" w:fill="FFFFFF"/>
        </w:rPr>
        <w:t xml:space="preserve"> support and guidance. </w:t>
      </w:r>
      <w:r w:rsidR="00E870BB" w:rsidRPr="0028383B">
        <w:t xml:space="preserve">We’re also grateful to </w:t>
      </w:r>
      <w:r w:rsidR="00760824" w:rsidRPr="0028383B">
        <w:rPr>
          <w:shd w:val="clear" w:color="auto" w:fill="FFFFFF"/>
        </w:rPr>
        <w:t>Faith Anne Acam</w:t>
      </w:r>
      <w:r w:rsidR="0028383B" w:rsidRPr="0028383B">
        <w:rPr>
          <w:shd w:val="clear" w:color="auto" w:fill="FFFFFF"/>
        </w:rPr>
        <w:t xml:space="preserve"> </w:t>
      </w:r>
      <w:r w:rsidR="0028383B" w:rsidRPr="0028383B">
        <w:t xml:space="preserve">for generously sharing materials and resources that informed the development of the introduction and conceptual framework sections of this protocol. </w:t>
      </w:r>
    </w:p>
    <w:p w14:paraId="010DE6D0" w14:textId="77777777" w:rsidR="0028383B" w:rsidRPr="00FE6EC5" w:rsidRDefault="0028383B" w:rsidP="0028383B">
      <w:pPr>
        <w:pStyle w:val="BodyText"/>
      </w:pPr>
      <w:r w:rsidRPr="00FE6EC5">
        <w:br w:type="page"/>
      </w:r>
    </w:p>
    <w:p w14:paraId="11EFD6CC" w14:textId="0D5C66BF" w:rsidR="007C1DA7" w:rsidRPr="007C1DA7" w:rsidRDefault="007C1DA7" w:rsidP="007C1DA7">
      <w:pPr>
        <w:sectPr w:rsidR="007C1DA7" w:rsidRPr="007C1DA7">
          <w:footnotePr>
            <w:numRestart w:val="eachSect"/>
          </w:footnotePr>
          <w:pgSz w:w="12240" w:h="15840"/>
          <w:pgMar w:top="1440" w:right="1440" w:bottom="1440" w:left="1440" w:header="720" w:footer="720" w:gutter="0"/>
          <w:cols w:space="720"/>
        </w:sectPr>
      </w:pPr>
    </w:p>
    <w:p w14:paraId="7CBFD60A" w14:textId="77777777" w:rsidR="00D16BED" w:rsidRPr="00835934" w:rsidRDefault="00155271" w:rsidP="0028383B">
      <w:pPr>
        <w:pStyle w:val="AbstractTitle"/>
        <w:jc w:val="left"/>
        <w:rPr>
          <w:sz w:val="28"/>
          <w:szCs w:val="28"/>
        </w:rPr>
      </w:pPr>
      <w:r w:rsidRPr="00835934">
        <w:rPr>
          <w:sz w:val="28"/>
          <w:szCs w:val="28"/>
        </w:rPr>
        <w:lastRenderedPageBreak/>
        <w:t>Abstract</w:t>
      </w:r>
    </w:p>
    <w:p w14:paraId="7DB8A547" w14:textId="77777777" w:rsidR="005F50FD" w:rsidRDefault="005F50FD" w:rsidP="005F50FD">
      <w:pPr>
        <w:pStyle w:val="Abstract"/>
      </w:pPr>
    </w:p>
    <w:p w14:paraId="30C856F5" w14:textId="49E8F060" w:rsidR="001E723C" w:rsidRDefault="005F50FD" w:rsidP="005F50FD">
      <w:pPr>
        <w:pStyle w:val="Abstract"/>
      </w:pPr>
      <w:r w:rsidRPr="005F50FD">
        <w:t xml:space="preserve">This protocol </w:t>
      </w:r>
      <w:r w:rsidR="00DE5977">
        <w:t>outlines the methods for a rapid evidence review to support</w:t>
      </w:r>
      <w:r w:rsidRPr="005F50FD">
        <w:t xml:space="preserve"> the development of the StrongMinds Ultra-Low-Cost Model (ULCM) for adult depression in low- and middle-income countries (L</w:t>
      </w:r>
      <w:r w:rsidR="00427AE0">
        <w:t>&amp;</w:t>
      </w:r>
      <w:r w:rsidRPr="005F50FD">
        <w:t xml:space="preserve">MICs). The review answers </w:t>
      </w:r>
      <w:r w:rsidR="00E40867">
        <w:t>16 prespecified research questions (RQ1–RQ16) covering</w:t>
      </w:r>
      <w:r w:rsidRPr="005F50FD">
        <w:t xml:space="preserve"> drivers of depression, active</w:t>
      </w:r>
      <w:ins w:id="1" w:author="Anil Thota" w:date="2026-06-26T16:36:00Z" w16du:dateUtc="2026-06-26T20:36:00Z">
        <w:r w:rsidRPr="005F50FD">
          <w:t xml:space="preserve"> </w:t>
        </w:r>
        <w:r w:rsidR="00016703">
          <w:t>intervention</w:t>
        </w:r>
      </w:ins>
      <w:r w:rsidRPr="005F50FD">
        <w:t xml:space="preserve"> ingredients, dose, delivery format, workforce, group size, stepped-care architecture, durability, engagement, and cost. The review </w:t>
      </w:r>
      <w:del w:id="2" w:author="Anil Thota" w:date="2026-06-26T16:37:00Z" w16du:dateUtc="2026-06-26T20:37:00Z">
        <w:r w:rsidRPr="005F50FD">
          <w:delText xml:space="preserve">uses </w:delText>
        </w:r>
      </w:del>
      <w:ins w:id="3" w:author="Anil Thota" w:date="2026-06-26T16:37:00Z" w16du:dateUtc="2026-06-26T20:37:00Z">
        <w:r w:rsidR="00935E75">
          <w:t>will use</w:t>
        </w:r>
        <w:r w:rsidR="00935E75" w:rsidRPr="005F50FD">
          <w:t xml:space="preserve"> </w:t>
        </w:r>
      </w:ins>
      <w:ins w:id="4" w:author="Anil Thota" w:date="2026-06-26T16:36:00Z" w16du:dateUtc="2026-06-26T20:36:00Z">
        <w:r w:rsidR="004D655E">
          <w:t xml:space="preserve">existing </w:t>
        </w:r>
      </w:ins>
      <w:r w:rsidRPr="005F50FD">
        <w:t xml:space="preserve">systematic reviews as </w:t>
      </w:r>
      <w:del w:id="5" w:author="Anil Thota" w:date="2026-06-26T16:37:00Z" w16du:dateUtc="2026-06-26T20:37:00Z">
        <w:r w:rsidRPr="005F50FD">
          <w:delText xml:space="preserve">the entry point </w:delText>
        </w:r>
      </w:del>
      <w:ins w:id="6" w:author="Anil Thota" w:date="2026-06-26T16:37:00Z" w16du:dateUtc="2026-06-26T20:37:00Z">
        <w:r w:rsidR="00910EC9">
          <w:t xml:space="preserve">a gateway </w:t>
        </w:r>
      </w:ins>
      <w:r w:rsidRPr="005F50FD">
        <w:t xml:space="preserve">to the evidence and </w:t>
      </w:r>
      <w:del w:id="7" w:author="Anil Thota" w:date="2026-06-26T16:37:00Z" w16du:dateUtc="2026-06-26T20:37:00Z">
        <w:r w:rsidR="00052C9C">
          <w:delText>follows</w:delText>
        </w:r>
        <w:r w:rsidRPr="005F50FD">
          <w:delText xml:space="preserve"> down</w:delText>
        </w:r>
      </w:del>
      <w:ins w:id="8" w:author="Anil Thota" w:date="2026-06-26T16:37:00Z" w16du:dateUtc="2026-06-26T20:37:00Z">
        <w:r w:rsidR="00935E75">
          <w:t>do</w:t>
        </w:r>
        <w:r w:rsidR="00AB200F">
          <w:t xml:space="preserve"> a deeper dive</w:t>
        </w:r>
      </w:ins>
      <w:r w:rsidRPr="005F50FD">
        <w:t xml:space="preserve"> </w:t>
      </w:r>
      <w:del w:id="9" w:author="Anil Thota" w:date="2026-06-26T16:37:00Z" w16du:dateUtc="2026-06-26T20:37:00Z">
        <w:r w:rsidRPr="005F50FD">
          <w:delText>to the</w:delText>
        </w:r>
      </w:del>
      <w:ins w:id="10" w:author="Anil Thota" w:date="2026-06-26T16:37:00Z" w16du:dateUtc="2026-06-26T20:37:00Z">
        <w:r w:rsidR="00935E75">
          <w:t>of relevant</w:t>
        </w:r>
      </w:ins>
      <w:r w:rsidRPr="005F50FD">
        <w:t xml:space="preserve"> primary studies</w:t>
      </w:r>
      <w:del w:id="11" w:author="Anil Thota" w:date="2026-06-26T16:38:00Z" w16du:dateUtc="2026-06-26T20:38:00Z">
        <w:r w:rsidRPr="005F50FD">
          <w:delText xml:space="preserve"> they contain</w:delText>
        </w:r>
      </w:del>
      <w:r w:rsidRPr="005F50FD">
        <w:t xml:space="preserve">. </w:t>
      </w:r>
    </w:p>
    <w:p w14:paraId="4029BDC4" w14:textId="32DC213F" w:rsidR="00871124" w:rsidRDefault="005F50FD" w:rsidP="005F50FD">
      <w:pPr>
        <w:pStyle w:val="Abstract"/>
      </w:pPr>
      <w:r w:rsidRPr="005F50FD">
        <w:t xml:space="preserve">We </w:t>
      </w:r>
      <w:ins w:id="12" w:author="Anil Thota" w:date="2026-06-26T16:38:00Z" w16du:dateUtc="2026-06-26T20:38:00Z">
        <w:r w:rsidR="00935E75">
          <w:t>will</w:t>
        </w:r>
        <w:r w:rsidRPr="005F50FD">
          <w:t xml:space="preserve"> </w:t>
        </w:r>
      </w:ins>
      <w:r w:rsidR="00002357">
        <w:t>synthesize the</w:t>
      </w:r>
      <w:r w:rsidRPr="005F50FD">
        <w:t xml:space="preserve"> evidence through two streams.</w:t>
      </w:r>
      <w:r w:rsidR="00FD4690">
        <w:t xml:space="preserve"> </w:t>
      </w:r>
      <w:r w:rsidR="00D977C6" w:rsidRPr="008A4BF5">
        <w:rPr>
          <w:b/>
          <w:bCs/>
        </w:rPr>
        <w:t>Stream 1</w:t>
      </w:r>
      <w:r w:rsidR="00D977C6">
        <w:rPr>
          <w:b/>
          <w:bCs/>
        </w:rPr>
        <w:t xml:space="preserve"> is anchored to </w:t>
      </w:r>
      <w:commentRangeStart w:id="13"/>
      <w:r w:rsidR="00D977C6">
        <w:rPr>
          <w:b/>
          <w:bCs/>
        </w:rPr>
        <w:t>the umbrella review by</w:t>
      </w:r>
      <w:r w:rsidR="00D977C6" w:rsidRPr="008A4BF5">
        <w:rPr>
          <w:b/>
          <w:bCs/>
        </w:rPr>
        <w:t xml:space="preserve"> </w:t>
      </w:r>
      <w:r w:rsidR="00D977C6">
        <w:rPr>
          <w:b/>
          <w:bCs/>
        </w:rPr>
        <w:fldChar w:fldCharType="begin"/>
      </w:r>
      <w:r w:rsidR="00D977C6">
        <w:rPr>
          <w:b/>
          <w:bCs/>
        </w:rPr>
        <w:instrText xml:space="preserve"> ADDIN ZOTERO_ITEM CSL_CITATION {"citationID":"O7MLHYjv","properties":{"unsorted":false,"formattedCitation":"(Barbui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D977C6">
        <w:rPr>
          <w:b/>
          <w:bCs/>
        </w:rPr>
        <w:fldChar w:fldCharType="separate"/>
      </w:r>
      <w:r w:rsidR="00D977C6" w:rsidRPr="00C358F6">
        <w:t xml:space="preserve">Barbui et al. </w:t>
      </w:r>
      <w:r w:rsidR="00D977C6">
        <w:t>(</w:t>
      </w:r>
      <w:r w:rsidR="00D977C6" w:rsidRPr="00C358F6">
        <w:t>2020)</w:t>
      </w:r>
      <w:r w:rsidR="00D977C6">
        <w:rPr>
          <w:b/>
          <w:bCs/>
        </w:rPr>
        <w:fldChar w:fldCharType="end"/>
      </w:r>
      <w:commentRangeEnd w:id="13"/>
      <w:r w:rsidR="00B13D32" w:rsidRPr="008A4BF5">
        <w:rPr>
          <w:rStyle w:val="CommentReference"/>
          <w:b/>
          <w:bCs/>
          <w:sz w:val="20"/>
          <w:szCs w:val="20"/>
        </w:rPr>
        <w:commentReference w:id="13"/>
      </w:r>
      <w:r w:rsidR="00D977C6" w:rsidRPr="008A4BF5">
        <w:rPr>
          <w:b/>
          <w:bCs/>
        </w:rPr>
        <w:t xml:space="preserve"> </w:t>
      </w:r>
      <w:r w:rsidR="00D977C6">
        <w:rPr>
          <w:b/>
          <w:bCs/>
        </w:rPr>
        <w:t>and uses</w:t>
      </w:r>
      <w:r w:rsidR="00D977C6" w:rsidRPr="008A4BF5">
        <w:rPr>
          <w:b/>
          <w:bCs/>
        </w:rPr>
        <w:t xml:space="preserve"> the </w:t>
      </w:r>
      <w:r w:rsidR="00D977C6">
        <w:rPr>
          <w:b/>
          <w:bCs/>
        </w:rPr>
        <w:t>included</w:t>
      </w:r>
      <w:r w:rsidR="00D977C6" w:rsidRPr="008A4BF5">
        <w:rPr>
          <w:b/>
          <w:bCs/>
        </w:rPr>
        <w:t xml:space="preserve"> systematic reviews that meet our adult common-mental-disorder PICOS</w:t>
      </w:r>
      <w:r w:rsidR="00D977C6">
        <w:rPr>
          <w:b/>
          <w:bCs/>
        </w:rPr>
        <w:t xml:space="preserve"> as the starting point. </w:t>
      </w:r>
      <w:r w:rsidRPr="005F50FD">
        <w:t xml:space="preserve"> </w:t>
      </w:r>
      <w:r w:rsidR="00D977C6" w:rsidRPr="00147158">
        <w:t xml:space="preserve">We </w:t>
      </w:r>
      <w:ins w:id="14" w:author="Anil Thota" w:date="2026-06-26T16:38:00Z" w16du:dateUtc="2026-06-26T20:38:00Z">
        <w:r w:rsidR="000E6D7A">
          <w:t>will</w:t>
        </w:r>
        <w:r w:rsidR="00D977C6" w:rsidRPr="00147158">
          <w:t xml:space="preserve"> </w:t>
        </w:r>
      </w:ins>
      <w:r w:rsidR="00D977C6" w:rsidRPr="00147158">
        <w:t>exclude</w:t>
      </w:r>
      <w:r w:rsidR="00D977C6">
        <w:t xml:space="preserve"> </w:t>
      </w:r>
      <w:r w:rsidR="00D977C6" w:rsidRPr="00147158">
        <w:t>out-of-scope populations (children, refugees, and conditions beyond CMD)</w:t>
      </w:r>
      <w:r w:rsidR="00D977C6">
        <w:t xml:space="preserve"> from</w:t>
      </w:r>
      <w:r w:rsidR="00D977C6" w:rsidRPr="00147158">
        <w:t xml:space="preserve"> </w:t>
      </w:r>
      <w:r w:rsidR="00D977C6" w:rsidRPr="00C358F6">
        <w:t xml:space="preserve">Barbui et al. </w:t>
      </w:r>
      <w:r w:rsidR="00D977C6">
        <w:t>(</w:t>
      </w:r>
      <w:r w:rsidR="00D977C6" w:rsidRPr="00C358F6">
        <w:t>2020)</w:t>
      </w:r>
      <w:r w:rsidR="00D977C6" w:rsidRPr="00147158">
        <w:t xml:space="preserve">. </w:t>
      </w:r>
      <w:r w:rsidRPr="005F50FD">
        <w:t xml:space="preserve">We </w:t>
      </w:r>
      <w:ins w:id="15" w:author="Anil Thota" w:date="2026-06-26T16:39:00Z" w16du:dateUtc="2026-06-26T20:39:00Z">
        <w:r w:rsidR="008B2FEE">
          <w:t>will</w:t>
        </w:r>
        <w:r w:rsidRPr="005F50FD">
          <w:t xml:space="preserve"> </w:t>
        </w:r>
      </w:ins>
      <w:r w:rsidRPr="005F50FD">
        <w:t>also run a targeted update search for systematic reviews published from 2019 onwards</w:t>
      </w:r>
      <w:r w:rsidR="00871124">
        <w:t xml:space="preserve">, applying the same </w:t>
      </w:r>
      <w:del w:id="16" w:author="Anil Thota" w:date="2026-06-26T16:39:00Z" w16du:dateUtc="2026-06-26T20:39:00Z">
        <w:r w:rsidR="00871124">
          <w:delText>restrictions</w:delText>
        </w:r>
      </w:del>
      <w:ins w:id="17" w:author="Anil Thota" w:date="2026-06-26T16:39:00Z" w16du:dateUtc="2026-06-26T20:39:00Z">
        <w:r w:rsidR="00034AA6">
          <w:t>criteria</w:t>
        </w:r>
        <w:r w:rsidR="002B18C8">
          <w:t>.</w:t>
        </w:r>
      </w:ins>
      <w:del w:id="18" w:author="Anil Thota" w:date="2026-06-26T16:39:00Z" w16du:dateUtc="2026-06-26T20:39:00Z">
        <w:r w:rsidR="00871124">
          <w:delText xml:space="preserve">, and follow those reviews back </w:delText>
        </w:r>
        <w:r w:rsidRPr="005F50FD">
          <w:delText>to their primary studies.</w:delText>
        </w:r>
      </w:del>
    </w:p>
    <w:p w14:paraId="4623F51A" w14:textId="005B1A75" w:rsidR="00C6079E" w:rsidRDefault="005F50FD" w:rsidP="005F50FD">
      <w:pPr>
        <w:pStyle w:val="Abstract"/>
      </w:pPr>
      <w:r w:rsidRPr="005F50FD">
        <w:rPr>
          <w:b/>
          <w:bCs/>
        </w:rPr>
        <w:t xml:space="preserve">Stream 2 (seed-paper-led) addresses the questions </w:t>
      </w:r>
      <w:r w:rsidR="00871124">
        <w:rPr>
          <w:b/>
          <w:bCs/>
        </w:rPr>
        <w:t xml:space="preserve">that </w:t>
      </w:r>
      <w:r w:rsidR="00871124" w:rsidRPr="00871124">
        <w:rPr>
          <w:b/>
          <w:bCs/>
        </w:rPr>
        <w:t>Barbui et al. (2020)</w:t>
      </w:r>
      <w:r w:rsidRPr="005F50FD">
        <w:rPr>
          <w:b/>
          <w:bCs/>
        </w:rPr>
        <w:t xml:space="preserve"> </w:t>
      </w:r>
      <w:del w:id="19" w:author="Anil Thota" w:date="2026-06-26T16:39:00Z" w16du:dateUtc="2026-06-26T20:39:00Z">
        <w:r w:rsidR="00871124">
          <w:rPr>
            <w:b/>
            <w:bCs/>
          </w:rPr>
          <w:delText>do</w:delText>
        </w:r>
        <w:r w:rsidRPr="005F50FD">
          <w:rPr>
            <w:b/>
            <w:bCs/>
          </w:rPr>
          <w:delText xml:space="preserve"> </w:delText>
        </w:r>
      </w:del>
      <w:ins w:id="20" w:author="Anil Thota" w:date="2026-06-26T16:39:00Z" w16du:dateUtc="2026-06-26T20:39:00Z">
        <w:r w:rsidR="00B1321A">
          <w:rPr>
            <w:b/>
            <w:bCs/>
          </w:rPr>
          <w:t>d</w:t>
        </w:r>
        <w:r w:rsidR="002862A4">
          <w:rPr>
            <w:b/>
            <w:bCs/>
          </w:rPr>
          <w:t>o</w:t>
        </w:r>
        <w:r w:rsidR="00B1321A" w:rsidRPr="005F50FD">
          <w:rPr>
            <w:b/>
            <w:bCs/>
          </w:rPr>
          <w:t xml:space="preserve"> </w:t>
        </w:r>
      </w:ins>
      <w:r w:rsidRPr="005F50FD">
        <w:rPr>
          <w:b/>
          <w:bCs/>
        </w:rPr>
        <w:t>not cover: determinants, dose-response, spillover, and stepped care.</w:t>
      </w:r>
      <w:r w:rsidRPr="005F50FD">
        <w:t xml:space="preserve"> I</w:t>
      </w:r>
      <w:commentRangeStart w:id="21"/>
      <w:r w:rsidRPr="005F50FD">
        <w:t>t anchors on named</w:t>
      </w:r>
      <w:r w:rsidR="00DE5977">
        <w:t>-seed reviews, expands via</w:t>
      </w:r>
      <w:r w:rsidRPr="005F50FD">
        <w:t xml:space="preserve"> one-hop citation chasing,</w:t>
      </w:r>
      <w:commentRangeEnd w:id="21"/>
      <w:r w:rsidR="000F3C7A" w:rsidRPr="005F50FD">
        <w:rPr>
          <w:rStyle w:val="CommentReference"/>
          <w:sz w:val="20"/>
          <w:szCs w:val="20"/>
        </w:rPr>
        <w:commentReference w:id="21"/>
      </w:r>
      <w:r w:rsidRPr="005F50FD">
        <w:t xml:space="preserve"> and then </w:t>
      </w:r>
      <w:del w:id="22" w:author="Anil Thota" w:date="2026-06-26T16:40:00Z" w16du:dateUtc="2026-06-26T20:40:00Z">
        <w:r w:rsidRPr="005F50FD">
          <w:delText xml:space="preserve">follows </w:delText>
        </w:r>
      </w:del>
      <w:ins w:id="23" w:author="Anil Thota" w:date="2026-06-26T16:40:00Z" w16du:dateUtc="2026-06-26T20:40:00Z">
        <w:r w:rsidR="000F3C7A">
          <w:t>uses</w:t>
        </w:r>
        <w:r w:rsidR="000F3C7A" w:rsidRPr="005F50FD">
          <w:t xml:space="preserve"> </w:t>
        </w:r>
      </w:ins>
      <w:r w:rsidRPr="005F50FD">
        <w:t xml:space="preserve">the resulting reviews to </w:t>
      </w:r>
      <w:del w:id="24" w:author="Anil Thota" w:date="2026-06-26T16:40:00Z" w16du:dateUtc="2026-06-26T20:40:00Z">
        <w:r w:rsidRPr="005F50FD">
          <w:delText xml:space="preserve">their </w:delText>
        </w:r>
      </w:del>
      <w:ins w:id="25" w:author="Anil Thota" w:date="2026-06-26T16:40:00Z" w16du:dateUtc="2026-06-26T20:40:00Z">
        <w:r w:rsidR="000F3C7A">
          <w:t>identify relevant</w:t>
        </w:r>
        <w:r w:rsidR="000F3C7A" w:rsidRPr="005F50FD">
          <w:t xml:space="preserve"> </w:t>
        </w:r>
      </w:ins>
      <w:r w:rsidRPr="005F50FD">
        <w:t xml:space="preserve">primary studies, as in Stream 1. To stay within the rapid-review envelope, we </w:t>
      </w:r>
      <w:ins w:id="26" w:author="Anil Thota" w:date="2026-06-26T16:41:00Z" w16du:dateUtc="2026-06-26T20:41:00Z">
        <w:r w:rsidR="00920F94">
          <w:t xml:space="preserve">will </w:t>
        </w:r>
      </w:ins>
      <w:r w:rsidRPr="005F50FD">
        <w:t xml:space="preserve">bound primary-study extraction to the questions that drive Minimum Viable Product (MVP) design. We </w:t>
      </w:r>
      <w:ins w:id="27" w:author="Anil Thota" w:date="2026-06-26T16:41:00Z" w16du:dateUtc="2026-06-26T20:41:00Z">
        <w:r w:rsidR="00EA233B">
          <w:t>will</w:t>
        </w:r>
        <w:r w:rsidRPr="005F50FD">
          <w:t xml:space="preserve"> </w:t>
        </w:r>
      </w:ins>
      <w:r w:rsidRPr="005F50FD">
        <w:t xml:space="preserve">answer the remaining questions at </w:t>
      </w:r>
      <w:r w:rsidR="00871124">
        <w:t xml:space="preserve">the </w:t>
      </w:r>
      <w:r w:rsidRPr="005F50FD">
        <w:t xml:space="preserve">review level. </w:t>
      </w:r>
    </w:p>
    <w:p w14:paraId="51431E8C" w14:textId="4E1DF81F" w:rsidR="00EA739C" w:rsidRDefault="00677248" w:rsidP="002D5C7F">
      <w:pPr>
        <w:pStyle w:val="Abstract"/>
      </w:pPr>
      <w:r w:rsidRPr="00677248">
        <w:t xml:space="preserve">In </w:t>
      </w:r>
      <w:r w:rsidR="003933A0">
        <w:t>parallel</w:t>
      </w:r>
      <w:r w:rsidRPr="00677248">
        <w:t xml:space="preserve">, we </w:t>
      </w:r>
      <w:ins w:id="28" w:author="Anil Thota" w:date="2026-06-26T16:41:00Z" w16du:dateUtc="2026-06-26T20:41:00Z">
        <w:r w:rsidR="00EC6E27">
          <w:t xml:space="preserve">will </w:t>
        </w:r>
      </w:ins>
      <w:r w:rsidRPr="00677248">
        <w:t xml:space="preserve">use </w:t>
      </w:r>
      <w:del w:id="29" w:author="Anil Thota" w:date="2026-06-26T16:41:00Z" w16du:dateUtc="2026-06-26T20:41:00Z">
        <w:r w:rsidRPr="00677248">
          <w:delText xml:space="preserve">the </w:delText>
        </w:r>
      </w:del>
      <w:r w:rsidRPr="00677248">
        <w:t xml:space="preserve">internal StrongMinds evidence </w:t>
      </w:r>
      <w:r w:rsidR="00DE5977">
        <w:t>to triangulate</w:t>
      </w:r>
      <w:r w:rsidRPr="00677248">
        <w:t xml:space="preserve"> </w:t>
      </w:r>
      <w:ins w:id="30" w:author="Anil Thota" w:date="2026-06-26T16:41:00Z" w16du:dateUtc="2026-06-26T20:41:00Z">
        <w:r w:rsidR="003B3A8B">
          <w:t xml:space="preserve">findings from </w:t>
        </w:r>
      </w:ins>
      <w:r w:rsidRPr="00677248">
        <w:t xml:space="preserve">our review. Screening and extraction use a single-reviewer workflow with an LLM </w:t>
      </w:r>
      <w:r w:rsidR="0028383B" w:rsidRPr="00677248">
        <w:t>second screener</w:t>
      </w:r>
      <w:r w:rsidRPr="00677248">
        <w:t xml:space="preserve"> and review by core team members. We </w:t>
      </w:r>
      <w:ins w:id="31" w:author="Anil Thota" w:date="2026-06-26T16:42:00Z" w16du:dateUtc="2026-06-26T20:42:00Z">
        <w:r w:rsidR="008A548B">
          <w:t>will</w:t>
        </w:r>
        <w:r w:rsidRPr="00677248">
          <w:t xml:space="preserve"> </w:t>
        </w:r>
      </w:ins>
      <w:r w:rsidRPr="00677248">
        <w:t xml:space="preserve">appraise the systematic reviews used as entry points with AMSTAR-2 in a rapid critical-domains mode. We </w:t>
      </w:r>
      <w:ins w:id="32" w:author="Anil Thota" w:date="2026-06-26T16:42:00Z" w16du:dateUtc="2026-06-26T20:42:00Z">
        <w:r w:rsidR="00553DBB">
          <w:t>will</w:t>
        </w:r>
        <w:r w:rsidRPr="00677248">
          <w:t xml:space="preserve"> </w:t>
        </w:r>
      </w:ins>
      <w:r w:rsidRPr="00677248">
        <w:t xml:space="preserve">synthesize findings narratively </w:t>
      </w:r>
      <w:r w:rsidR="00DE5977">
        <w:t>by</w:t>
      </w:r>
      <w:r w:rsidRPr="00677248">
        <w:t xml:space="preserve"> question with a GRADE-lite confidence rating, and </w:t>
      </w:r>
      <w:del w:id="33" w:author="Anil Thota" w:date="2026-06-26T16:42:00Z" w16du:dateUtc="2026-06-26T20:42:00Z">
        <w:r w:rsidRPr="00677248">
          <w:delText xml:space="preserve">deliver </w:delText>
        </w:r>
      </w:del>
      <w:ins w:id="34" w:author="Anil Thota" w:date="2026-06-26T16:42:00Z" w16du:dateUtc="2026-06-26T20:42:00Z">
        <w:r w:rsidR="0054396A">
          <w:t>produce</w:t>
        </w:r>
        <w:r w:rsidR="0054396A" w:rsidRPr="00677248">
          <w:t xml:space="preserve"> </w:t>
        </w:r>
      </w:ins>
      <w:del w:id="35" w:author="Anil Thota" w:date="2026-06-26T16:42:00Z" w16du:dateUtc="2026-06-26T20:42:00Z">
        <w:r w:rsidRPr="00677248">
          <w:delText xml:space="preserve">a 10–20 page </w:delText>
        </w:r>
      </w:del>
      <w:ins w:id="36" w:author="Anil Thota" w:date="2026-06-26T16:42:00Z" w16du:dateUtc="2026-06-26T20:42:00Z">
        <w:r w:rsidR="0054396A">
          <w:t xml:space="preserve">a short </w:t>
        </w:r>
      </w:ins>
      <w:r w:rsidRPr="00677248">
        <w:t xml:space="preserve">evidence report that </w:t>
      </w:r>
      <w:del w:id="37" w:author="Anil Thota" w:date="2026-06-26T16:42:00Z" w16du:dateUtc="2026-06-26T20:42:00Z">
        <w:r w:rsidRPr="00677248">
          <w:delText xml:space="preserve">feeds </w:delText>
        </w:r>
      </w:del>
      <w:ins w:id="38" w:author="Anil Thota" w:date="2026-06-26T16:42:00Z" w16du:dateUtc="2026-06-26T20:42:00Z">
        <w:r w:rsidR="0054396A">
          <w:t>informs</w:t>
        </w:r>
        <w:r w:rsidR="0054396A" w:rsidRPr="00677248">
          <w:t xml:space="preserve"> </w:t>
        </w:r>
      </w:ins>
      <w:del w:id="39" w:author="Anil Thota" w:date="2026-06-26T16:42:00Z" w16du:dateUtc="2026-06-26T20:42:00Z">
        <w:r w:rsidR="003933A0">
          <w:delText xml:space="preserve">the </w:delText>
        </w:r>
      </w:del>
      <w:r w:rsidR="003933A0">
        <w:t xml:space="preserve">downstream </w:t>
      </w:r>
      <w:commentRangeStart w:id="40"/>
      <w:r w:rsidR="003933A0">
        <w:t>milestones</w:t>
      </w:r>
      <w:commentRangeEnd w:id="40"/>
      <w:r w:rsidR="0054396A" w:rsidRPr="00677248">
        <w:rPr>
          <w:rStyle w:val="CommentReference"/>
          <w:sz w:val="20"/>
          <w:szCs w:val="20"/>
        </w:rPr>
        <w:commentReference w:id="40"/>
      </w:r>
      <w:r w:rsidRPr="00677248">
        <w:t xml:space="preserve">. </w:t>
      </w:r>
    </w:p>
    <w:p w14:paraId="39912D63" w14:textId="77777777" w:rsidR="00EA739C" w:rsidRDefault="00EA739C" w:rsidP="002D5C7F">
      <w:pPr>
        <w:pStyle w:val="Abstract"/>
      </w:pPr>
    </w:p>
    <w:p w14:paraId="3FA2C5BB" w14:textId="77777777" w:rsidR="00C211B1" w:rsidRDefault="00C211B1" w:rsidP="002D5C7F">
      <w:pPr>
        <w:pStyle w:val="Abstract"/>
        <w:sectPr w:rsidR="00C211B1">
          <w:footnotePr>
            <w:numRestart w:val="eachSect"/>
          </w:footnotePr>
          <w:pgSz w:w="12240" w:h="15840"/>
          <w:pgMar w:top="1440" w:right="1440" w:bottom="1440" w:left="1440" w:header="720" w:footer="720" w:gutter="0"/>
          <w:cols w:space="720"/>
        </w:sectPr>
      </w:pPr>
    </w:p>
    <w:p w14:paraId="7F231F3A" w14:textId="77777777" w:rsidR="00D16BED" w:rsidRPr="00BA1FC0" w:rsidRDefault="00D16BED" w:rsidP="002D5C7F">
      <w:pPr>
        <w:pStyle w:val="Abstract"/>
      </w:pPr>
    </w:p>
    <w:sdt>
      <w:sdtPr>
        <w:rPr>
          <w:rFonts w:eastAsiaTheme="minorEastAsia"/>
          <w:b w:val="0"/>
          <w:bCs w:val="0"/>
          <w:sz w:val="22"/>
          <w:szCs w:val="22"/>
        </w:rPr>
        <w:id w:val="21133461"/>
        <w:docPartObj>
          <w:docPartGallery w:val="Table of Contents"/>
          <w:docPartUnique/>
        </w:docPartObj>
      </w:sdtPr>
      <w:sdtEndPr/>
      <w:sdtContent>
        <w:p w14:paraId="448BCF24" w14:textId="17B32E35" w:rsidR="00A5610A" w:rsidRPr="00A5610A" w:rsidRDefault="00155271" w:rsidP="00A5610A">
          <w:pPr>
            <w:pStyle w:val="TOCHeading"/>
            <w:spacing w:before="0" w:line="276" w:lineRule="auto"/>
            <w:rPr>
              <w:sz w:val="32"/>
              <w:szCs w:val="32"/>
            </w:rPr>
          </w:pPr>
          <w:r w:rsidRPr="00A5610A">
            <w:rPr>
              <w:sz w:val="32"/>
              <w:szCs w:val="32"/>
            </w:rPr>
            <w:t>Table of contents</w:t>
          </w:r>
        </w:p>
        <w:p w14:paraId="66F40A8B" w14:textId="5D6322DB" w:rsidR="001B5EA1" w:rsidRPr="00A5610A" w:rsidRDefault="006E3460">
          <w:pPr>
            <w:pStyle w:val="TOC1"/>
            <w:tabs>
              <w:tab w:val="right" w:leader="dot" w:pos="9350"/>
            </w:tabs>
            <w:rPr>
              <w:rFonts w:eastAsiaTheme="minorEastAsia"/>
              <w:b/>
              <w:bCs/>
              <w:noProof/>
              <w:kern w:val="2"/>
              <w:lang w:val="en-IN" w:eastAsia="en-IN"/>
              <w14:ligatures w14:val="standardContextual"/>
            </w:rPr>
          </w:pPr>
          <w:r w:rsidRPr="00A5610A">
            <w:rPr>
              <w:b/>
              <w:bCs/>
            </w:rPr>
            <w:fldChar w:fldCharType="begin"/>
          </w:r>
          <w:r w:rsidRPr="00A5610A">
            <w:rPr>
              <w:b/>
              <w:bCs/>
            </w:rPr>
            <w:instrText>TOC \o "1-3" \h \z \u</w:instrText>
          </w:r>
          <w:r w:rsidRPr="00A5610A">
            <w:rPr>
              <w:b/>
              <w:bCs/>
            </w:rPr>
            <w:fldChar w:fldCharType="separate"/>
          </w:r>
          <w:hyperlink w:anchor="_Toc233231821" w:history="1">
            <w:r w:rsidR="001B5EA1" w:rsidRPr="00A5610A">
              <w:rPr>
                <w:rStyle w:val="Hyperlink"/>
                <w:b/>
                <w:bCs/>
                <w:noProof/>
              </w:rPr>
              <w:t>Plain-language summary</w:t>
            </w:r>
            <w:r w:rsidR="001B5EA1" w:rsidRPr="00A5610A">
              <w:rPr>
                <w:b/>
                <w:bCs/>
                <w:noProof/>
                <w:webHidden/>
              </w:rPr>
              <w:tab/>
            </w:r>
            <w:r w:rsidR="001B5EA1" w:rsidRPr="00A5610A">
              <w:rPr>
                <w:b/>
                <w:bCs/>
                <w:noProof/>
                <w:webHidden/>
              </w:rPr>
              <w:fldChar w:fldCharType="begin"/>
            </w:r>
            <w:r w:rsidR="001B5EA1" w:rsidRPr="00A5610A">
              <w:rPr>
                <w:b/>
                <w:bCs/>
                <w:noProof/>
                <w:webHidden/>
              </w:rPr>
              <w:instrText xml:space="preserve"> PAGEREF _Toc233231821 \h </w:instrText>
            </w:r>
            <w:r w:rsidR="001B5EA1" w:rsidRPr="00A5610A">
              <w:rPr>
                <w:b/>
                <w:bCs/>
                <w:noProof/>
                <w:webHidden/>
              </w:rPr>
            </w:r>
            <w:r w:rsidR="001B5EA1" w:rsidRPr="00A5610A">
              <w:rPr>
                <w:b/>
                <w:bCs/>
                <w:noProof/>
                <w:webHidden/>
              </w:rPr>
              <w:fldChar w:fldCharType="separate"/>
            </w:r>
            <w:r w:rsidR="001B5EA1" w:rsidRPr="00A5610A">
              <w:rPr>
                <w:b/>
                <w:bCs/>
                <w:noProof/>
                <w:webHidden/>
              </w:rPr>
              <w:t>7</w:t>
            </w:r>
            <w:r w:rsidR="001B5EA1" w:rsidRPr="00A5610A">
              <w:rPr>
                <w:b/>
                <w:bCs/>
                <w:noProof/>
                <w:webHidden/>
              </w:rPr>
              <w:fldChar w:fldCharType="end"/>
            </w:r>
          </w:hyperlink>
        </w:p>
        <w:p w14:paraId="3B456923" w14:textId="231BEAB2"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22" w:history="1">
            <w:r w:rsidRPr="00A5610A">
              <w:rPr>
                <w:rStyle w:val="Hyperlink"/>
                <w:b/>
                <w:bCs/>
                <w:noProof/>
              </w:rPr>
              <w:t>1. Introduction</w:t>
            </w:r>
            <w:r w:rsidRPr="00A5610A">
              <w:rPr>
                <w:b/>
                <w:bCs/>
                <w:noProof/>
                <w:webHidden/>
              </w:rPr>
              <w:tab/>
            </w:r>
            <w:r w:rsidRPr="00A5610A">
              <w:rPr>
                <w:b/>
                <w:bCs/>
                <w:noProof/>
                <w:webHidden/>
              </w:rPr>
              <w:fldChar w:fldCharType="begin"/>
            </w:r>
            <w:r w:rsidRPr="00A5610A">
              <w:rPr>
                <w:b/>
                <w:bCs/>
                <w:noProof/>
                <w:webHidden/>
              </w:rPr>
              <w:instrText xml:space="preserve"> PAGEREF _Toc233231822 \h </w:instrText>
            </w:r>
            <w:r w:rsidRPr="00A5610A">
              <w:rPr>
                <w:b/>
                <w:bCs/>
                <w:noProof/>
                <w:webHidden/>
              </w:rPr>
            </w:r>
            <w:r w:rsidRPr="00A5610A">
              <w:rPr>
                <w:b/>
                <w:bCs/>
                <w:noProof/>
                <w:webHidden/>
              </w:rPr>
              <w:fldChar w:fldCharType="separate"/>
            </w:r>
            <w:r w:rsidRPr="00A5610A">
              <w:rPr>
                <w:b/>
                <w:bCs/>
                <w:noProof/>
                <w:webHidden/>
              </w:rPr>
              <w:t>7</w:t>
            </w:r>
            <w:r w:rsidRPr="00A5610A">
              <w:rPr>
                <w:b/>
                <w:bCs/>
                <w:noProof/>
                <w:webHidden/>
              </w:rPr>
              <w:fldChar w:fldCharType="end"/>
            </w:r>
          </w:hyperlink>
        </w:p>
        <w:p w14:paraId="70DF3A1B" w14:textId="140A8838"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23" w:history="1">
            <w:r w:rsidRPr="00A5610A">
              <w:rPr>
                <w:rStyle w:val="Hyperlink"/>
                <w:b/>
                <w:bCs/>
                <w:noProof/>
              </w:rPr>
              <w:t>2. Conceptual framework</w:t>
            </w:r>
            <w:r w:rsidRPr="00A5610A">
              <w:rPr>
                <w:b/>
                <w:bCs/>
                <w:noProof/>
                <w:webHidden/>
              </w:rPr>
              <w:tab/>
            </w:r>
            <w:r w:rsidRPr="00A5610A">
              <w:rPr>
                <w:b/>
                <w:bCs/>
                <w:noProof/>
                <w:webHidden/>
              </w:rPr>
              <w:fldChar w:fldCharType="begin"/>
            </w:r>
            <w:r w:rsidRPr="00A5610A">
              <w:rPr>
                <w:b/>
                <w:bCs/>
                <w:noProof/>
                <w:webHidden/>
              </w:rPr>
              <w:instrText xml:space="preserve"> PAGEREF _Toc233231823 \h </w:instrText>
            </w:r>
            <w:r w:rsidRPr="00A5610A">
              <w:rPr>
                <w:b/>
                <w:bCs/>
                <w:noProof/>
                <w:webHidden/>
              </w:rPr>
            </w:r>
            <w:r w:rsidRPr="00A5610A">
              <w:rPr>
                <w:b/>
                <w:bCs/>
                <w:noProof/>
                <w:webHidden/>
              </w:rPr>
              <w:fldChar w:fldCharType="separate"/>
            </w:r>
            <w:r w:rsidRPr="00A5610A">
              <w:rPr>
                <w:b/>
                <w:bCs/>
                <w:noProof/>
                <w:webHidden/>
              </w:rPr>
              <w:t>8</w:t>
            </w:r>
            <w:r w:rsidRPr="00A5610A">
              <w:rPr>
                <w:b/>
                <w:bCs/>
                <w:noProof/>
                <w:webHidden/>
              </w:rPr>
              <w:fldChar w:fldCharType="end"/>
            </w:r>
          </w:hyperlink>
        </w:p>
        <w:p w14:paraId="3EC50835" w14:textId="0D56FF31"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24" w:history="1">
            <w:r w:rsidRPr="00A5610A">
              <w:rPr>
                <w:rStyle w:val="Hyperlink"/>
                <w:b/>
                <w:bCs/>
                <w:noProof/>
              </w:rPr>
              <w:t>3. Research questions</w:t>
            </w:r>
            <w:r w:rsidRPr="00A5610A">
              <w:rPr>
                <w:b/>
                <w:bCs/>
                <w:noProof/>
                <w:webHidden/>
              </w:rPr>
              <w:tab/>
            </w:r>
            <w:r w:rsidRPr="00A5610A">
              <w:rPr>
                <w:b/>
                <w:bCs/>
                <w:noProof/>
                <w:webHidden/>
              </w:rPr>
              <w:fldChar w:fldCharType="begin"/>
            </w:r>
            <w:r w:rsidRPr="00A5610A">
              <w:rPr>
                <w:b/>
                <w:bCs/>
                <w:noProof/>
                <w:webHidden/>
              </w:rPr>
              <w:instrText xml:space="preserve"> PAGEREF _Toc233231824 \h </w:instrText>
            </w:r>
            <w:r w:rsidRPr="00A5610A">
              <w:rPr>
                <w:b/>
                <w:bCs/>
                <w:noProof/>
                <w:webHidden/>
              </w:rPr>
            </w:r>
            <w:r w:rsidRPr="00A5610A">
              <w:rPr>
                <w:b/>
                <w:bCs/>
                <w:noProof/>
                <w:webHidden/>
              </w:rPr>
              <w:fldChar w:fldCharType="separate"/>
            </w:r>
            <w:r w:rsidRPr="00A5610A">
              <w:rPr>
                <w:b/>
                <w:bCs/>
                <w:noProof/>
                <w:webHidden/>
              </w:rPr>
              <w:t>9</w:t>
            </w:r>
            <w:r w:rsidRPr="00A5610A">
              <w:rPr>
                <w:b/>
                <w:bCs/>
                <w:noProof/>
                <w:webHidden/>
              </w:rPr>
              <w:fldChar w:fldCharType="end"/>
            </w:r>
          </w:hyperlink>
        </w:p>
        <w:p w14:paraId="27D8B066" w14:textId="5F536E4F"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25" w:history="1">
            <w:r w:rsidRPr="00A5610A">
              <w:rPr>
                <w:rStyle w:val="Hyperlink"/>
                <w:b/>
                <w:bCs/>
                <w:noProof/>
              </w:rPr>
              <w:t>4. Methods</w:t>
            </w:r>
            <w:r w:rsidRPr="00A5610A">
              <w:rPr>
                <w:b/>
                <w:bCs/>
                <w:noProof/>
                <w:webHidden/>
              </w:rPr>
              <w:tab/>
            </w:r>
            <w:r w:rsidRPr="00A5610A">
              <w:rPr>
                <w:b/>
                <w:bCs/>
                <w:noProof/>
                <w:webHidden/>
              </w:rPr>
              <w:fldChar w:fldCharType="begin"/>
            </w:r>
            <w:r w:rsidRPr="00A5610A">
              <w:rPr>
                <w:b/>
                <w:bCs/>
                <w:noProof/>
                <w:webHidden/>
              </w:rPr>
              <w:instrText xml:space="preserve"> PAGEREF _Toc233231825 \h </w:instrText>
            </w:r>
            <w:r w:rsidRPr="00A5610A">
              <w:rPr>
                <w:b/>
                <w:bCs/>
                <w:noProof/>
                <w:webHidden/>
              </w:rPr>
            </w:r>
            <w:r w:rsidRPr="00A5610A">
              <w:rPr>
                <w:b/>
                <w:bCs/>
                <w:noProof/>
                <w:webHidden/>
              </w:rPr>
              <w:fldChar w:fldCharType="separate"/>
            </w:r>
            <w:r w:rsidRPr="00A5610A">
              <w:rPr>
                <w:b/>
                <w:bCs/>
                <w:noProof/>
                <w:webHidden/>
              </w:rPr>
              <w:t>11</w:t>
            </w:r>
            <w:r w:rsidRPr="00A5610A">
              <w:rPr>
                <w:b/>
                <w:bCs/>
                <w:noProof/>
                <w:webHidden/>
              </w:rPr>
              <w:fldChar w:fldCharType="end"/>
            </w:r>
          </w:hyperlink>
        </w:p>
        <w:p w14:paraId="3EF3F60C" w14:textId="21F63687" w:rsidR="001B5EA1" w:rsidRPr="00A5610A" w:rsidRDefault="001B5EA1">
          <w:pPr>
            <w:pStyle w:val="TOC2"/>
            <w:rPr>
              <w:rFonts w:eastAsiaTheme="minorEastAsia"/>
              <w:iCs w:val="0"/>
              <w:kern w:val="2"/>
              <w:lang w:val="en-IN" w:eastAsia="en-IN"/>
              <w14:ligatures w14:val="standardContextual"/>
            </w:rPr>
          </w:pPr>
          <w:hyperlink w:anchor="_Toc233231826" w:history="1">
            <w:r w:rsidRPr="00A5610A">
              <w:rPr>
                <w:rStyle w:val="Hyperlink"/>
              </w:rPr>
              <w:t>4.1 Eligibility criteria</w:t>
            </w:r>
            <w:r w:rsidRPr="00A5610A">
              <w:rPr>
                <w:webHidden/>
              </w:rPr>
              <w:tab/>
            </w:r>
            <w:r w:rsidRPr="00A5610A">
              <w:rPr>
                <w:webHidden/>
              </w:rPr>
              <w:fldChar w:fldCharType="begin"/>
            </w:r>
            <w:r w:rsidRPr="00A5610A">
              <w:rPr>
                <w:webHidden/>
              </w:rPr>
              <w:instrText xml:space="preserve"> PAGEREF _Toc233231826 \h </w:instrText>
            </w:r>
            <w:r w:rsidRPr="00A5610A">
              <w:rPr>
                <w:webHidden/>
              </w:rPr>
            </w:r>
            <w:r w:rsidRPr="00A5610A">
              <w:rPr>
                <w:webHidden/>
              </w:rPr>
              <w:fldChar w:fldCharType="separate"/>
            </w:r>
            <w:r w:rsidRPr="00A5610A">
              <w:rPr>
                <w:webHidden/>
              </w:rPr>
              <w:t>12</w:t>
            </w:r>
            <w:r w:rsidRPr="00A5610A">
              <w:rPr>
                <w:webHidden/>
              </w:rPr>
              <w:fldChar w:fldCharType="end"/>
            </w:r>
          </w:hyperlink>
        </w:p>
        <w:p w14:paraId="3032FEA8" w14:textId="1759B0CC" w:rsidR="001B5EA1" w:rsidRPr="00A5610A" w:rsidRDefault="001B5EA1">
          <w:pPr>
            <w:pStyle w:val="TOC3"/>
            <w:rPr>
              <w:rFonts w:eastAsiaTheme="minorEastAsia"/>
              <w:b/>
              <w:bCs/>
              <w:kern w:val="2"/>
              <w:lang w:val="en-IN" w:eastAsia="en-IN"/>
              <w14:ligatures w14:val="standardContextual"/>
            </w:rPr>
          </w:pPr>
          <w:hyperlink w:anchor="_Toc233231827" w:history="1">
            <w:r w:rsidRPr="00A5610A">
              <w:rPr>
                <w:rStyle w:val="Hyperlink"/>
                <w:b/>
                <w:bCs/>
              </w:rPr>
              <w:t>4.1.1 Two-stream evidence base</w:t>
            </w:r>
            <w:r w:rsidRPr="00A5610A">
              <w:rPr>
                <w:b/>
                <w:bCs/>
                <w:webHidden/>
              </w:rPr>
              <w:tab/>
            </w:r>
            <w:r w:rsidRPr="00A5610A">
              <w:rPr>
                <w:b/>
                <w:bCs/>
                <w:webHidden/>
              </w:rPr>
              <w:fldChar w:fldCharType="begin"/>
            </w:r>
            <w:r w:rsidRPr="00A5610A">
              <w:rPr>
                <w:b/>
                <w:bCs/>
                <w:webHidden/>
              </w:rPr>
              <w:instrText xml:space="preserve"> PAGEREF _Toc233231827 \h </w:instrText>
            </w:r>
            <w:r w:rsidRPr="00A5610A">
              <w:rPr>
                <w:b/>
                <w:bCs/>
                <w:webHidden/>
              </w:rPr>
            </w:r>
            <w:r w:rsidRPr="00A5610A">
              <w:rPr>
                <w:b/>
                <w:bCs/>
                <w:webHidden/>
              </w:rPr>
              <w:fldChar w:fldCharType="separate"/>
            </w:r>
            <w:r w:rsidRPr="00A5610A">
              <w:rPr>
                <w:b/>
                <w:bCs/>
                <w:webHidden/>
              </w:rPr>
              <w:t>14</w:t>
            </w:r>
            <w:r w:rsidRPr="00A5610A">
              <w:rPr>
                <w:b/>
                <w:bCs/>
                <w:webHidden/>
              </w:rPr>
              <w:fldChar w:fldCharType="end"/>
            </w:r>
          </w:hyperlink>
        </w:p>
        <w:p w14:paraId="2F6033C5" w14:textId="431585EC" w:rsidR="001B5EA1" w:rsidRPr="00A5610A" w:rsidRDefault="001B5EA1">
          <w:pPr>
            <w:pStyle w:val="TOC3"/>
            <w:rPr>
              <w:rFonts w:eastAsiaTheme="minorEastAsia"/>
              <w:b/>
              <w:bCs/>
              <w:kern w:val="2"/>
              <w:lang w:val="en-IN" w:eastAsia="en-IN"/>
              <w14:ligatures w14:val="standardContextual"/>
            </w:rPr>
          </w:pPr>
          <w:hyperlink w:anchor="_Toc233231828" w:history="1">
            <w:r w:rsidRPr="00A5610A">
              <w:rPr>
                <w:rStyle w:val="Hyperlink"/>
                <w:b/>
                <w:bCs/>
              </w:rPr>
              <w:t>4.1.2 Scope control</w:t>
            </w:r>
            <w:r w:rsidRPr="00A5610A">
              <w:rPr>
                <w:b/>
                <w:bCs/>
                <w:webHidden/>
              </w:rPr>
              <w:tab/>
            </w:r>
            <w:r w:rsidRPr="00A5610A">
              <w:rPr>
                <w:b/>
                <w:bCs/>
                <w:webHidden/>
              </w:rPr>
              <w:fldChar w:fldCharType="begin"/>
            </w:r>
            <w:r w:rsidRPr="00A5610A">
              <w:rPr>
                <w:b/>
                <w:bCs/>
                <w:webHidden/>
              </w:rPr>
              <w:instrText xml:space="preserve"> PAGEREF _Toc233231828 \h </w:instrText>
            </w:r>
            <w:r w:rsidRPr="00A5610A">
              <w:rPr>
                <w:b/>
                <w:bCs/>
                <w:webHidden/>
              </w:rPr>
            </w:r>
            <w:r w:rsidRPr="00A5610A">
              <w:rPr>
                <w:b/>
                <w:bCs/>
                <w:webHidden/>
              </w:rPr>
              <w:fldChar w:fldCharType="separate"/>
            </w:r>
            <w:r w:rsidRPr="00A5610A">
              <w:rPr>
                <w:b/>
                <w:bCs/>
                <w:webHidden/>
              </w:rPr>
              <w:t>15</w:t>
            </w:r>
            <w:r w:rsidRPr="00A5610A">
              <w:rPr>
                <w:b/>
                <w:bCs/>
                <w:webHidden/>
              </w:rPr>
              <w:fldChar w:fldCharType="end"/>
            </w:r>
          </w:hyperlink>
        </w:p>
        <w:p w14:paraId="18AEE403" w14:textId="6DBF02E2" w:rsidR="001B5EA1" w:rsidRPr="00A5610A" w:rsidRDefault="001B5EA1">
          <w:pPr>
            <w:pStyle w:val="TOC2"/>
            <w:rPr>
              <w:rFonts w:eastAsiaTheme="minorEastAsia"/>
              <w:iCs w:val="0"/>
              <w:kern w:val="2"/>
              <w:lang w:val="en-IN" w:eastAsia="en-IN"/>
              <w14:ligatures w14:val="standardContextual"/>
            </w:rPr>
          </w:pPr>
          <w:hyperlink w:anchor="_Toc233231829" w:history="1">
            <w:r w:rsidRPr="00A5610A">
              <w:rPr>
                <w:rStyle w:val="Hyperlink"/>
              </w:rPr>
              <w:t>4.2 Search strategy</w:t>
            </w:r>
            <w:r w:rsidRPr="00A5610A">
              <w:rPr>
                <w:webHidden/>
              </w:rPr>
              <w:tab/>
            </w:r>
            <w:r w:rsidRPr="00A5610A">
              <w:rPr>
                <w:webHidden/>
              </w:rPr>
              <w:fldChar w:fldCharType="begin"/>
            </w:r>
            <w:r w:rsidRPr="00A5610A">
              <w:rPr>
                <w:webHidden/>
              </w:rPr>
              <w:instrText xml:space="preserve"> PAGEREF _Toc233231829 \h </w:instrText>
            </w:r>
            <w:r w:rsidRPr="00A5610A">
              <w:rPr>
                <w:webHidden/>
              </w:rPr>
            </w:r>
            <w:r w:rsidRPr="00A5610A">
              <w:rPr>
                <w:webHidden/>
              </w:rPr>
              <w:fldChar w:fldCharType="separate"/>
            </w:r>
            <w:r w:rsidRPr="00A5610A">
              <w:rPr>
                <w:webHidden/>
              </w:rPr>
              <w:t>16</w:t>
            </w:r>
            <w:r w:rsidRPr="00A5610A">
              <w:rPr>
                <w:webHidden/>
              </w:rPr>
              <w:fldChar w:fldCharType="end"/>
            </w:r>
          </w:hyperlink>
        </w:p>
        <w:p w14:paraId="086DF998" w14:textId="1A9A5BB6" w:rsidR="001B5EA1" w:rsidRPr="00A5610A" w:rsidRDefault="001B5EA1">
          <w:pPr>
            <w:pStyle w:val="TOC3"/>
            <w:rPr>
              <w:rFonts w:eastAsiaTheme="minorEastAsia"/>
              <w:b/>
              <w:bCs/>
              <w:kern w:val="2"/>
              <w:lang w:val="en-IN" w:eastAsia="en-IN"/>
              <w14:ligatures w14:val="standardContextual"/>
            </w:rPr>
          </w:pPr>
          <w:hyperlink w:anchor="_Toc233231830" w:history="1">
            <w:r w:rsidRPr="00A5610A">
              <w:rPr>
                <w:rStyle w:val="Hyperlink"/>
                <w:b/>
                <w:bCs/>
              </w:rPr>
              <w:t>4.2.1 Bibliographic databases</w:t>
            </w:r>
            <w:r w:rsidRPr="00A5610A">
              <w:rPr>
                <w:b/>
                <w:bCs/>
                <w:webHidden/>
              </w:rPr>
              <w:tab/>
            </w:r>
            <w:r w:rsidRPr="00A5610A">
              <w:rPr>
                <w:b/>
                <w:bCs/>
                <w:webHidden/>
              </w:rPr>
              <w:fldChar w:fldCharType="begin"/>
            </w:r>
            <w:r w:rsidRPr="00A5610A">
              <w:rPr>
                <w:b/>
                <w:bCs/>
                <w:webHidden/>
              </w:rPr>
              <w:instrText xml:space="preserve"> PAGEREF _Toc233231830 \h </w:instrText>
            </w:r>
            <w:r w:rsidRPr="00A5610A">
              <w:rPr>
                <w:b/>
                <w:bCs/>
                <w:webHidden/>
              </w:rPr>
            </w:r>
            <w:r w:rsidRPr="00A5610A">
              <w:rPr>
                <w:b/>
                <w:bCs/>
                <w:webHidden/>
              </w:rPr>
              <w:fldChar w:fldCharType="separate"/>
            </w:r>
            <w:r w:rsidRPr="00A5610A">
              <w:rPr>
                <w:b/>
                <w:bCs/>
                <w:webHidden/>
              </w:rPr>
              <w:t>17</w:t>
            </w:r>
            <w:r w:rsidRPr="00A5610A">
              <w:rPr>
                <w:b/>
                <w:bCs/>
                <w:webHidden/>
              </w:rPr>
              <w:fldChar w:fldCharType="end"/>
            </w:r>
          </w:hyperlink>
        </w:p>
        <w:p w14:paraId="7E0D0007" w14:textId="25921A4C" w:rsidR="001B5EA1" w:rsidRPr="00A5610A" w:rsidRDefault="001B5EA1">
          <w:pPr>
            <w:pStyle w:val="TOC3"/>
            <w:rPr>
              <w:rFonts w:eastAsiaTheme="minorEastAsia"/>
              <w:b/>
              <w:bCs/>
              <w:kern w:val="2"/>
              <w:lang w:val="en-IN" w:eastAsia="en-IN"/>
              <w14:ligatures w14:val="standardContextual"/>
            </w:rPr>
          </w:pPr>
          <w:hyperlink w:anchor="_Toc233231831" w:history="1">
            <w:r w:rsidRPr="00A5610A">
              <w:rPr>
                <w:rStyle w:val="Hyperlink"/>
                <w:b/>
                <w:bCs/>
              </w:rPr>
              <w:t>4.2.2 Stream 2 seed-review assembly</w:t>
            </w:r>
            <w:r w:rsidRPr="00A5610A">
              <w:rPr>
                <w:b/>
                <w:bCs/>
                <w:webHidden/>
              </w:rPr>
              <w:tab/>
            </w:r>
            <w:r w:rsidRPr="00A5610A">
              <w:rPr>
                <w:b/>
                <w:bCs/>
                <w:webHidden/>
              </w:rPr>
              <w:fldChar w:fldCharType="begin"/>
            </w:r>
            <w:r w:rsidRPr="00A5610A">
              <w:rPr>
                <w:b/>
                <w:bCs/>
                <w:webHidden/>
              </w:rPr>
              <w:instrText xml:space="preserve"> PAGEREF _Toc233231831 \h </w:instrText>
            </w:r>
            <w:r w:rsidRPr="00A5610A">
              <w:rPr>
                <w:b/>
                <w:bCs/>
                <w:webHidden/>
              </w:rPr>
            </w:r>
            <w:r w:rsidRPr="00A5610A">
              <w:rPr>
                <w:b/>
                <w:bCs/>
                <w:webHidden/>
              </w:rPr>
              <w:fldChar w:fldCharType="separate"/>
            </w:r>
            <w:r w:rsidRPr="00A5610A">
              <w:rPr>
                <w:b/>
                <w:bCs/>
                <w:webHidden/>
              </w:rPr>
              <w:t>17</w:t>
            </w:r>
            <w:r w:rsidRPr="00A5610A">
              <w:rPr>
                <w:b/>
                <w:bCs/>
                <w:webHidden/>
              </w:rPr>
              <w:fldChar w:fldCharType="end"/>
            </w:r>
          </w:hyperlink>
        </w:p>
        <w:p w14:paraId="53C6F524" w14:textId="4C1120E9" w:rsidR="001B5EA1" w:rsidRPr="00A5610A" w:rsidRDefault="001B5EA1">
          <w:pPr>
            <w:pStyle w:val="TOC2"/>
            <w:rPr>
              <w:rFonts w:eastAsiaTheme="minorEastAsia"/>
              <w:iCs w:val="0"/>
              <w:kern w:val="2"/>
              <w:lang w:val="en-IN" w:eastAsia="en-IN"/>
              <w14:ligatures w14:val="standardContextual"/>
            </w:rPr>
          </w:pPr>
          <w:hyperlink w:anchor="_Toc233231832" w:history="1">
            <w:r w:rsidRPr="00A5610A">
              <w:rPr>
                <w:rStyle w:val="Hyperlink"/>
              </w:rPr>
              <w:t>4.3 Screening</w:t>
            </w:r>
            <w:r w:rsidRPr="00A5610A">
              <w:rPr>
                <w:webHidden/>
              </w:rPr>
              <w:tab/>
            </w:r>
            <w:r w:rsidRPr="00A5610A">
              <w:rPr>
                <w:webHidden/>
              </w:rPr>
              <w:fldChar w:fldCharType="begin"/>
            </w:r>
            <w:r w:rsidRPr="00A5610A">
              <w:rPr>
                <w:webHidden/>
              </w:rPr>
              <w:instrText xml:space="preserve"> PAGEREF _Toc233231832 \h </w:instrText>
            </w:r>
            <w:r w:rsidRPr="00A5610A">
              <w:rPr>
                <w:webHidden/>
              </w:rPr>
            </w:r>
            <w:r w:rsidRPr="00A5610A">
              <w:rPr>
                <w:webHidden/>
              </w:rPr>
              <w:fldChar w:fldCharType="separate"/>
            </w:r>
            <w:r w:rsidRPr="00A5610A">
              <w:rPr>
                <w:webHidden/>
              </w:rPr>
              <w:t>18</w:t>
            </w:r>
            <w:r w:rsidRPr="00A5610A">
              <w:rPr>
                <w:webHidden/>
              </w:rPr>
              <w:fldChar w:fldCharType="end"/>
            </w:r>
          </w:hyperlink>
        </w:p>
        <w:p w14:paraId="12B755CD" w14:textId="505EBDD2" w:rsidR="001B5EA1" w:rsidRPr="00A5610A" w:rsidRDefault="001B5EA1">
          <w:pPr>
            <w:pStyle w:val="TOC3"/>
            <w:rPr>
              <w:rFonts w:eastAsiaTheme="minorEastAsia"/>
              <w:b/>
              <w:bCs/>
              <w:kern w:val="2"/>
              <w:lang w:val="en-IN" w:eastAsia="en-IN"/>
              <w14:ligatures w14:val="standardContextual"/>
            </w:rPr>
          </w:pPr>
          <w:hyperlink w:anchor="_Toc233231833" w:history="1">
            <w:r w:rsidRPr="00A5610A">
              <w:rPr>
                <w:rStyle w:val="Hyperlink"/>
                <w:b/>
                <w:bCs/>
              </w:rPr>
              <w:t>4.3.1 Title and abstract screening</w:t>
            </w:r>
            <w:r w:rsidRPr="00A5610A">
              <w:rPr>
                <w:b/>
                <w:bCs/>
                <w:webHidden/>
              </w:rPr>
              <w:tab/>
            </w:r>
            <w:r w:rsidRPr="00A5610A">
              <w:rPr>
                <w:b/>
                <w:bCs/>
                <w:webHidden/>
              </w:rPr>
              <w:fldChar w:fldCharType="begin"/>
            </w:r>
            <w:r w:rsidRPr="00A5610A">
              <w:rPr>
                <w:b/>
                <w:bCs/>
                <w:webHidden/>
              </w:rPr>
              <w:instrText xml:space="preserve"> PAGEREF _Toc233231833 \h </w:instrText>
            </w:r>
            <w:r w:rsidRPr="00A5610A">
              <w:rPr>
                <w:b/>
                <w:bCs/>
                <w:webHidden/>
              </w:rPr>
            </w:r>
            <w:r w:rsidRPr="00A5610A">
              <w:rPr>
                <w:b/>
                <w:bCs/>
                <w:webHidden/>
              </w:rPr>
              <w:fldChar w:fldCharType="separate"/>
            </w:r>
            <w:r w:rsidRPr="00A5610A">
              <w:rPr>
                <w:b/>
                <w:bCs/>
                <w:webHidden/>
              </w:rPr>
              <w:t>18</w:t>
            </w:r>
            <w:r w:rsidRPr="00A5610A">
              <w:rPr>
                <w:b/>
                <w:bCs/>
                <w:webHidden/>
              </w:rPr>
              <w:fldChar w:fldCharType="end"/>
            </w:r>
          </w:hyperlink>
        </w:p>
        <w:p w14:paraId="1E634648" w14:textId="20848D28" w:rsidR="001B5EA1" w:rsidRPr="00A5610A" w:rsidRDefault="001B5EA1">
          <w:pPr>
            <w:pStyle w:val="TOC3"/>
            <w:rPr>
              <w:rFonts w:eastAsiaTheme="minorEastAsia"/>
              <w:b/>
              <w:bCs/>
              <w:kern w:val="2"/>
              <w:lang w:val="en-IN" w:eastAsia="en-IN"/>
              <w14:ligatures w14:val="standardContextual"/>
            </w:rPr>
          </w:pPr>
          <w:hyperlink w:anchor="_Toc233231834" w:history="1">
            <w:r w:rsidRPr="00A5610A">
              <w:rPr>
                <w:rStyle w:val="Hyperlink"/>
                <w:b/>
                <w:bCs/>
              </w:rPr>
              <w:t>4.3.2 Full-text screening</w:t>
            </w:r>
            <w:r w:rsidRPr="00A5610A">
              <w:rPr>
                <w:b/>
                <w:bCs/>
                <w:webHidden/>
              </w:rPr>
              <w:tab/>
            </w:r>
            <w:r w:rsidRPr="00A5610A">
              <w:rPr>
                <w:b/>
                <w:bCs/>
                <w:webHidden/>
              </w:rPr>
              <w:fldChar w:fldCharType="begin"/>
            </w:r>
            <w:r w:rsidRPr="00A5610A">
              <w:rPr>
                <w:b/>
                <w:bCs/>
                <w:webHidden/>
              </w:rPr>
              <w:instrText xml:space="preserve"> PAGEREF _Toc233231834 \h </w:instrText>
            </w:r>
            <w:r w:rsidRPr="00A5610A">
              <w:rPr>
                <w:b/>
                <w:bCs/>
                <w:webHidden/>
              </w:rPr>
            </w:r>
            <w:r w:rsidRPr="00A5610A">
              <w:rPr>
                <w:b/>
                <w:bCs/>
                <w:webHidden/>
              </w:rPr>
              <w:fldChar w:fldCharType="separate"/>
            </w:r>
            <w:r w:rsidRPr="00A5610A">
              <w:rPr>
                <w:b/>
                <w:bCs/>
                <w:webHidden/>
              </w:rPr>
              <w:t>19</w:t>
            </w:r>
            <w:r w:rsidRPr="00A5610A">
              <w:rPr>
                <w:b/>
                <w:bCs/>
                <w:webHidden/>
              </w:rPr>
              <w:fldChar w:fldCharType="end"/>
            </w:r>
          </w:hyperlink>
        </w:p>
        <w:p w14:paraId="618C0375" w14:textId="533DC60C" w:rsidR="001B5EA1" w:rsidRPr="00A5610A" w:rsidRDefault="001B5EA1">
          <w:pPr>
            <w:pStyle w:val="TOC3"/>
            <w:rPr>
              <w:rFonts w:eastAsiaTheme="minorEastAsia"/>
              <w:b/>
              <w:bCs/>
              <w:kern w:val="2"/>
              <w:lang w:val="en-IN" w:eastAsia="en-IN"/>
              <w14:ligatures w14:val="standardContextual"/>
            </w:rPr>
          </w:pPr>
          <w:hyperlink w:anchor="_Toc233231835" w:history="1">
            <w:r w:rsidRPr="00A5610A">
              <w:rPr>
                <w:rStyle w:val="Hyperlink"/>
                <w:b/>
                <w:bCs/>
              </w:rPr>
              <w:t>4.3.3 Linked-publication grouping</w:t>
            </w:r>
            <w:r w:rsidRPr="00A5610A">
              <w:rPr>
                <w:b/>
                <w:bCs/>
                <w:webHidden/>
              </w:rPr>
              <w:tab/>
            </w:r>
            <w:r w:rsidRPr="00A5610A">
              <w:rPr>
                <w:b/>
                <w:bCs/>
                <w:webHidden/>
              </w:rPr>
              <w:fldChar w:fldCharType="begin"/>
            </w:r>
            <w:r w:rsidRPr="00A5610A">
              <w:rPr>
                <w:b/>
                <w:bCs/>
                <w:webHidden/>
              </w:rPr>
              <w:instrText xml:space="preserve"> PAGEREF _Toc233231835 \h </w:instrText>
            </w:r>
            <w:r w:rsidRPr="00A5610A">
              <w:rPr>
                <w:b/>
                <w:bCs/>
                <w:webHidden/>
              </w:rPr>
            </w:r>
            <w:r w:rsidRPr="00A5610A">
              <w:rPr>
                <w:b/>
                <w:bCs/>
                <w:webHidden/>
              </w:rPr>
              <w:fldChar w:fldCharType="separate"/>
            </w:r>
            <w:r w:rsidRPr="00A5610A">
              <w:rPr>
                <w:b/>
                <w:bCs/>
                <w:webHidden/>
              </w:rPr>
              <w:t>19</w:t>
            </w:r>
            <w:r w:rsidRPr="00A5610A">
              <w:rPr>
                <w:b/>
                <w:bCs/>
                <w:webHidden/>
              </w:rPr>
              <w:fldChar w:fldCharType="end"/>
            </w:r>
          </w:hyperlink>
        </w:p>
        <w:p w14:paraId="536D8E66" w14:textId="4CCA796C" w:rsidR="001B5EA1" w:rsidRPr="00A5610A" w:rsidRDefault="001B5EA1">
          <w:pPr>
            <w:pStyle w:val="TOC2"/>
            <w:rPr>
              <w:rFonts w:eastAsiaTheme="minorEastAsia"/>
              <w:iCs w:val="0"/>
              <w:kern w:val="2"/>
              <w:lang w:val="en-IN" w:eastAsia="en-IN"/>
              <w14:ligatures w14:val="standardContextual"/>
            </w:rPr>
          </w:pPr>
          <w:hyperlink w:anchor="_Toc233231836" w:history="1">
            <w:r w:rsidRPr="00A5610A">
              <w:rPr>
                <w:rStyle w:val="Hyperlink"/>
              </w:rPr>
              <w:t>4.4 Data extraction</w:t>
            </w:r>
            <w:r w:rsidRPr="00A5610A">
              <w:rPr>
                <w:webHidden/>
              </w:rPr>
              <w:tab/>
            </w:r>
            <w:r w:rsidRPr="00A5610A">
              <w:rPr>
                <w:webHidden/>
              </w:rPr>
              <w:fldChar w:fldCharType="begin"/>
            </w:r>
            <w:r w:rsidRPr="00A5610A">
              <w:rPr>
                <w:webHidden/>
              </w:rPr>
              <w:instrText xml:space="preserve"> PAGEREF _Toc233231836 \h </w:instrText>
            </w:r>
            <w:r w:rsidRPr="00A5610A">
              <w:rPr>
                <w:webHidden/>
              </w:rPr>
            </w:r>
            <w:r w:rsidRPr="00A5610A">
              <w:rPr>
                <w:webHidden/>
              </w:rPr>
              <w:fldChar w:fldCharType="separate"/>
            </w:r>
            <w:r w:rsidRPr="00A5610A">
              <w:rPr>
                <w:webHidden/>
              </w:rPr>
              <w:t>20</w:t>
            </w:r>
            <w:r w:rsidRPr="00A5610A">
              <w:rPr>
                <w:webHidden/>
              </w:rPr>
              <w:fldChar w:fldCharType="end"/>
            </w:r>
          </w:hyperlink>
        </w:p>
        <w:p w14:paraId="2CFCB24D" w14:textId="5339D9D0" w:rsidR="001B5EA1" w:rsidRPr="00A5610A" w:rsidRDefault="001B5EA1">
          <w:pPr>
            <w:pStyle w:val="TOC3"/>
            <w:rPr>
              <w:rFonts w:eastAsiaTheme="minorEastAsia"/>
              <w:b/>
              <w:bCs/>
              <w:kern w:val="2"/>
              <w:lang w:val="en-IN" w:eastAsia="en-IN"/>
              <w14:ligatures w14:val="standardContextual"/>
            </w:rPr>
          </w:pPr>
          <w:hyperlink w:anchor="_Toc233231837" w:history="1">
            <w:r w:rsidRPr="00A5610A">
              <w:rPr>
                <w:rStyle w:val="Hyperlink"/>
                <w:b/>
                <w:bCs/>
              </w:rPr>
              <w:t>4.4.1 Extraction workflow</w:t>
            </w:r>
            <w:r w:rsidRPr="00A5610A">
              <w:rPr>
                <w:b/>
                <w:bCs/>
                <w:webHidden/>
              </w:rPr>
              <w:tab/>
            </w:r>
            <w:r w:rsidRPr="00A5610A">
              <w:rPr>
                <w:b/>
                <w:bCs/>
                <w:webHidden/>
              </w:rPr>
              <w:fldChar w:fldCharType="begin"/>
            </w:r>
            <w:r w:rsidRPr="00A5610A">
              <w:rPr>
                <w:b/>
                <w:bCs/>
                <w:webHidden/>
              </w:rPr>
              <w:instrText xml:space="preserve"> PAGEREF _Toc233231837 \h </w:instrText>
            </w:r>
            <w:r w:rsidRPr="00A5610A">
              <w:rPr>
                <w:b/>
                <w:bCs/>
                <w:webHidden/>
              </w:rPr>
            </w:r>
            <w:r w:rsidRPr="00A5610A">
              <w:rPr>
                <w:b/>
                <w:bCs/>
                <w:webHidden/>
              </w:rPr>
              <w:fldChar w:fldCharType="separate"/>
            </w:r>
            <w:r w:rsidRPr="00A5610A">
              <w:rPr>
                <w:b/>
                <w:bCs/>
                <w:webHidden/>
              </w:rPr>
              <w:t>21</w:t>
            </w:r>
            <w:r w:rsidRPr="00A5610A">
              <w:rPr>
                <w:b/>
                <w:bCs/>
                <w:webHidden/>
              </w:rPr>
              <w:fldChar w:fldCharType="end"/>
            </w:r>
          </w:hyperlink>
        </w:p>
        <w:p w14:paraId="7551063E" w14:textId="77F12DA8" w:rsidR="001B5EA1" w:rsidRPr="00A5610A" w:rsidRDefault="001B5EA1">
          <w:pPr>
            <w:pStyle w:val="TOC3"/>
            <w:rPr>
              <w:rFonts w:eastAsiaTheme="minorEastAsia"/>
              <w:b/>
              <w:bCs/>
              <w:kern w:val="2"/>
              <w:lang w:val="en-IN" w:eastAsia="en-IN"/>
              <w14:ligatures w14:val="standardContextual"/>
            </w:rPr>
          </w:pPr>
          <w:hyperlink w:anchor="_Toc233231838" w:history="1">
            <w:r w:rsidRPr="00A5610A">
              <w:rPr>
                <w:rStyle w:val="Hyperlink"/>
                <w:b/>
                <w:bCs/>
              </w:rPr>
              <w:t>4.4.2 Internal evidence stream</w:t>
            </w:r>
            <w:r w:rsidRPr="00A5610A">
              <w:rPr>
                <w:b/>
                <w:bCs/>
                <w:webHidden/>
              </w:rPr>
              <w:tab/>
            </w:r>
            <w:r w:rsidRPr="00A5610A">
              <w:rPr>
                <w:b/>
                <w:bCs/>
                <w:webHidden/>
              </w:rPr>
              <w:fldChar w:fldCharType="begin"/>
            </w:r>
            <w:r w:rsidRPr="00A5610A">
              <w:rPr>
                <w:b/>
                <w:bCs/>
                <w:webHidden/>
              </w:rPr>
              <w:instrText xml:space="preserve"> PAGEREF _Toc233231838 \h </w:instrText>
            </w:r>
            <w:r w:rsidRPr="00A5610A">
              <w:rPr>
                <w:b/>
                <w:bCs/>
                <w:webHidden/>
              </w:rPr>
            </w:r>
            <w:r w:rsidRPr="00A5610A">
              <w:rPr>
                <w:b/>
                <w:bCs/>
                <w:webHidden/>
              </w:rPr>
              <w:fldChar w:fldCharType="separate"/>
            </w:r>
            <w:r w:rsidRPr="00A5610A">
              <w:rPr>
                <w:b/>
                <w:bCs/>
                <w:webHidden/>
              </w:rPr>
              <w:t>21</w:t>
            </w:r>
            <w:r w:rsidRPr="00A5610A">
              <w:rPr>
                <w:b/>
                <w:bCs/>
                <w:webHidden/>
              </w:rPr>
              <w:fldChar w:fldCharType="end"/>
            </w:r>
          </w:hyperlink>
        </w:p>
        <w:p w14:paraId="4069634C" w14:textId="6D352033" w:rsidR="001B5EA1" w:rsidRPr="00A5610A" w:rsidRDefault="001B5EA1">
          <w:pPr>
            <w:pStyle w:val="TOC2"/>
            <w:rPr>
              <w:rFonts w:eastAsiaTheme="minorEastAsia"/>
              <w:iCs w:val="0"/>
              <w:kern w:val="2"/>
              <w:lang w:val="en-IN" w:eastAsia="en-IN"/>
              <w14:ligatures w14:val="standardContextual"/>
            </w:rPr>
          </w:pPr>
          <w:hyperlink w:anchor="_Toc233231839" w:history="1">
            <w:r w:rsidRPr="00A5610A">
              <w:rPr>
                <w:rStyle w:val="Hyperlink"/>
              </w:rPr>
              <w:t>4.5 Synthesis</w:t>
            </w:r>
            <w:r w:rsidRPr="00A5610A">
              <w:rPr>
                <w:webHidden/>
              </w:rPr>
              <w:tab/>
            </w:r>
            <w:r w:rsidRPr="00A5610A">
              <w:rPr>
                <w:webHidden/>
              </w:rPr>
              <w:fldChar w:fldCharType="begin"/>
            </w:r>
            <w:r w:rsidRPr="00A5610A">
              <w:rPr>
                <w:webHidden/>
              </w:rPr>
              <w:instrText xml:space="preserve"> PAGEREF _Toc233231839 \h </w:instrText>
            </w:r>
            <w:r w:rsidRPr="00A5610A">
              <w:rPr>
                <w:webHidden/>
              </w:rPr>
            </w:r>
            <w:r w:rsidRPr="00A5610A">
              <w:rPr>
                <w:webHidden/>
              </w:rPr>
              <w:fldChar w:fldCharType="separate"/>
            </w:r>
            <w:r w:rsidRPr="00A5610A">
              <w:rPr>
                <w:webHidden/>
              </w:rPr>
              <w:t>22</w:t>
            </w:r>
            <w:r w:rsidRPr="00A5610A">
              <w:rPr>
                <w:webHidden/>
              </w:rPr>
              <w:fldChar w:fldCharType="end"/>
            </w:r>
          </w:hyperlink>
        </w:p>
        <w:p w14:paraId="26132E4E" w14:textId="591D0E44" w:rsidR="001B5EA1" w:rsidRPr="00A5610A" w:rsidRDefault="001B5EA1">
          <w:pPr>
            <w:pStyle w:val="TOC3"/>
            <w:rPr>
              <w:rFonts w:eastAsiaTheme="minorEastAsia"/>
              <w:b/>
              <w:bCs/>
              <w:kern w:val="2"/>
              <w:lang w:val="en-IN" w:eastAsia="en-IN"/>
              <w14:ligatures w14:val="standardContextual"/>
            </w:rPr>
          </w:pPr>
          <w:hyperlink w:anchor="_Toc233231840" w:history="1">
            <w:r w:rsidRPr="00A5610A">
              <w:rPr>
                <w:rStyle w:val="Hyperlink"/>
                <w:b/>
                <w:bCs/>
              </w:rPr>
              <w:t>4.5.1 Vote-counting and harvest plots</w:t>
            </w:r>
            <w:r w:rsidRPr="00A5610A">
              <w:rPr>
                <w:b/>
                <w:bCs/>
                <w:webHidden/>
              </w:rPr>
              <w:tab/>
            </w:r>
            <w:r w:rsidRPr="00A5610A">
              <w:rPr>
                <w:b/>
                <w:bCs/>
                <w:webHidden/>
              </w:rPr>
              <w:fldChar w:fldCharType="begin"/>
            </w:r>
            <w:r w:rsidRPr="00A5610A">
              <w:rPr>
                <w:b/>
                <w:bCs/>
                <w:webHidden/>
              </w:rPr>
              <w:instrText xml:space="preserve"> PAGEREF _Toc233231840 \h </w:instrText>
            </w:r>
            <w:r w:rsidRPr="00A5610A">
              <w:rPr>
                <w:b/>
                <w:bCs/>
                <w:webHidden/>
              </w:rPr>
            </w:r>
            <w:r w:rsidRPr="00A5610A">
              <w:rPr>
                <w:b/>
                <w:bCs/>
                <w:webHidden/>
              </w:rPr>
              <w:fldChar w:fldCharType="separate"/>
            </w:r>
            <w:r w:rsidRPr="00A5610A">
              <w:rPr>
                <w:b/>
                <w:bCs/>
                <w:webHidden/>
              </w:rPr>
              <w:t>22</w:t>
            </w:r>
            <w:r w:rsidRPr="00A5610A">
              <w:rPr>
                <w:b/>
                <w:bCs/>
                <w:webHidden/>
              </w:rPr>
              <w:fldChar w:fldCharType="end"/>
            </w:r>
          </w:hyperlink>
        </w:p>
        <w:p w14:paraId="48E43C0E" w14:textId="3CF6D117" w:rsidR="001B5EA1" w:rsidRPr="00A5610A" w:rsidRDefault="001B5EA1">
          <w:pPr>
            <w:pStyle w:val="TOC3"/>
            <w:rPr>
              <w:rFonts w:eastAsiaTheme="minorEastAsia"/>
              <w:b/>
              <w:bCs/>
              <w:kern w:val="2"/>
              <w:lang w:val="en-IN" w:eastAsia="en-IN"/>
              <w14:ligatures w14:val="standardContextual"/>
            </w:rPr>
          </w:pPr>
          <w:hyperlink w:anchor="_Toc233231841" w:history="1">
            <w:r w:rsidRPr="00A5610A">
              <w:rPr>
                <w:rStyle w:val="Hyperlink"/>
                <w:b/>
                <w:bCs/>
              </w:rPr>
              <w:t>4.5.2 Targeted effect-size tabulation</w:t>
            </w:r>
            <w:r w:rsidRPr="00A5610A">
              <w:rPr>
                <w:b/>
                <w:bCs/>
                <w:webHidden/>
              </w:rPr>
              <w:tab/>
            </w:r>
            <w:r w:rsidRPr="00A5610A">
              <w:rPr>
                <w:b/>
                <w:bCs/>
                <w:webHidden/>
              </w:rPr>
              <w:fldChar w:fldCharType="begin"/>
            </w:r>
            <w:r w:rsidRPr="00A5610A">
              <w:rPr>
                <w:b/>
                <w:bCs/>
                <w:webHidden/>
              </w:rPr>
              <w:instrText xml:space="preserve"> PAGEREF _Toc233231841 \h </w:instrText>
            </w:r>
            <w:r w:rsidRPr="00A5610A">
              <w:rPr>
                <w:b/>
                <w:bCs/>
                <w:webHidden/>
              </w:rPr>
            </w:r>
            <w:r w:rsidRPr="00A5610A">
              <w:rPr>
                <w:b/>
                <w:bCs/>
                <w:webHidden/>
              </w:rPr>
              <w:fldChar w:fldCharType="separate"/>
            </w:r>
            <w:r w:rsidRPr="00A5610A">
              <w:rPr>
                <w:b/>
                <w:bCs/>
                <w:webHidden/>
              </w:rPr>
              <w:t>22</w:t>
            </w:r>
            <w:r w:rsidRPr="00A5610A">
              <w:rPr>
                <w:b/>
                <w:bCs/>
                <w:webHidden/>
              </w:rPr>
              <w:fldChar w:fldCharType="end"/>
            </w:r>
          </w:hyperlink>
        </w:p>
        <w:p w14:paraId="76E0B721" w14:textId="5D5F875D" w:rsidR="001B5EA1" w:rsidRPr="00A5610A" w:rsidRDefault="001B5EA1">
          <w:pPr>
            <w:pStyle w:val="TOC3"/>
            <w:rPr>
              <w:rFonts w:eastAsiaTheme="minorEastAsia"/>
              <w:b/>
              <w:bCs/>
              <w:kern w:val="2"/>
              <w:lang w:val="en-IN" w:eastAsia="en-IN"/>
              <w14:ligatures w14:val="standardContextual"/>
            </w:rPr>
          </w:pPr>
          <w:hyperlink w:anchor="_Toc233231842" w:history="1">
            <w:r w:rsidRPr="00A5610A">
              <w:rPr>
                <w:rStyle w:val="Hyperlink"/>
                <w:b/>
                <w:bCs/>
              </w:rPr>
              <w:t>4.5.3 Cost synthesis</w:t>
            </w:r>
            <w:r w:rsidRPr="00A5610A">
              <w:rPr>
                <w:b/>
                <w:bCs/>
                <w:webHidden/>
              </w:rPr>
              <w:tab/>
            </w:r>
            <w:r w:rsidRPr="00A5610A">
              <w:rPr>
                <w:b/>
                <w:bCs/>
                <w:webHidden/>
              </w:rPr>
              <w:fldChar w:fldCharType="begin"/>
            </w:r>
            <w:r w:rsidRPr="00A5610A">
              <w:rPr>
                <w:b/>
                <w:bCs/>
                <w:webHidden/>
              </w:rPr>
              <w:instrText xml:space="preserve"> PAGEREF _Toc233231842 \h </w:instrText>
            </w:r>
            <w:r w:rsidRPr="00A5610A">
              <w:rPr>
                <w:b/>
                <w:bCs/>
                <w:webHidden/>
              </w:rPr>
            </w:r>
            <w:r w:rsidRPr="00A5610A">
              <w:rPr>
                <w:b/>
                <w:bCs/>
                <w:webHidden/>
              </w:rPr>
              <w:fldChar w:fldCharType="separate"/>
            </w:r>
            <w:r w:rsidRPr="00A5610A">
              <w:rPr>
                <w:b/>
                <w:bCs/>
                <w:webHidden/>
              </w:rPr>
              <w:t>22</w:t>
            </w:r>
            <w:r w:rsidRPr="00A5610A">
              <w:rPr>
                <w:b/>
                <w:bCs/>
                <w:webHidden/>
              </w:rPr>
              <w:fldChar w:fldCharType="end"/>
            </w:r>
          </w:hyperlink>
        </w:p>
        <w:p w14:paraId="25DE6939" w14:textId="013BC371" w:rsidR="001B5EA1" w:rsidRPr="00A5610A" w:rsidRDefault="001B5EA1">
          <w:pPr>
            <w:pStyle w:val="TOC3"/>
            <w:rPr>
              <w:rFonts w:eastAsiaTheme="minorEastAsia"/>
              <w:b/>
              <w:bCs/>
              <w:kern w:val="2"/>
              <w:lang w:val="en-IN" w:eastAsia="en-IN"/>
              <w14:ligatures w14:val="standardContextual"/>
            </w:rPr>
          </w:pPr>
          <w:hyperlink w:anchor="_Toc233231843" w:history="1">
            <w:r w:rsidRPr="00A5610A">
              <w:rPr>
                <w:rStyle w:val="Hyperlink"/>
                <w:b/>
                <w:bCs/>
              </w:rPr>
              <w:t>4.5.4 Triangulation matrix</w:t>
            </w:r>
            <w:r w:rsidRPr="00A5610A">
              <w:rPr>
                <w:b/>
                <w:bCs/>
                <w:webHidden/>
              </w:rPr>
              <w:tab/>
            </w:r>
            <w:r w:rsidRPr="00A5610A">
              <w:rPr>
                <w:b/>
                <w:bCs/>
                <w:webHidden/>
              </w:rPr>
              <w:fldChar w:fldCharType="begin"/>
            </w:r>
            <w:r w:rsidRPr="00A5610A">
              <w:rPr>
                <w:b/>
                <w:bCs/>
                <w:webHidden/>
              </w:rPr>
              <w:instrText xml:space="preserve"> PAGEREF _Toc233231843 \h </w:instrText>
            </w:r>
            <w:r w:rsidRPr="00A5610A">
              <w:rPr>
                <w:b/>
                <w:bCs/>
                <w:webHidden/>
              </w:rPr>
            </w:r>
            <w:r w:rsidRPr="00A5610A">
              <w:rPr>
                <w:b/>
                <w:bCs/>
                <w:webHidden/>
              </w:rPr>
              <w:fldChar w:fldCharType="separate"/>
            </w:r>
            <w:r w:rsidRPr="00A5610A">
              <w:rPr>
                <w:b/>
                <w:bCs/>
                <w:webHidden/>
              </w:rPr>
              <w:t>23</w:t>
            </w:r>
            <w:r w:rsidRPr="00A5610A">
              <w:rPr>
                <w:b/>
                <w:bCs/>
                <w:webHidden/>
              </w:rPr>
              <w:fldChar w:fldCharType="end"/>
            </w:r>
          </w:hyperlink>
        </w:p>
        <w:p w14:paraId="6077697A" w14:textId="6FA5D846" w:rsidR="001B5EA1" w:rsidRPr="00A5610A" w:rsidRDefault="001B5EA1">
          <w:pPr>
            <w:pStyle w:val="TOC3"/>
            <w:rPr>
              <w:rFonts w:eastAsiaTheme="minorEastAsia"/>
              <w:b/>
              <w:bCs/>
              <w:kern w:val="2"/>
              <w:lang w:val="en-IN" w:eastAsia="en-IN"/>
              <w14:ligatures w14:val="standardContextual"/>
            </w:rPr>
          </w:pPr>
          <w:hyperlink w:anchor="_Toc233231844" w:history="1">
            <w:r w:rsidRPr="00A5610A">
              <w:rPr>
                <w:rStyle w:val="Hyperlink"/>
                <w:b/>
                <w:bCs/>
              </w:rPr>
              <w:t>4.5.5 Confidence rating: GRADE-lite</w:t>
            </w:r>
            <w:r w:rsidRPr="00A5610A">
              <w:rPr>
                <w:b/>
                <w:bCs/>
                <w:webHidden/>
              </w:rPr>
              <w:tab/>
            </w:r>
            <w:r w:rsidRPr="00A5610A">
              <w:rPr>
                <w:b/>
                <w:bCs/>
                <w:webHidden/>
              </w:rPr>
              <w:fldChar w:fldCharType="begin"/>
            </w:r>
            <w:r w:rsidRPr="00A5610A">
              <w:rPr>
                <w:b/>
                <w:bCs/>
                <w:webHidden/>
              </w:rPr>
              <w:instrText xml:space="preserve"> PAGEREF _Toc233231844 \h </w:instrText>
            </w:r>
            <w:r w:rsidRPr="00A5610A">
              <w:rPr>
                <w:b/>
                <w:bCs/>
                <w:webHidden/>
              </w:rPr>
            </w:r>
            <w:r w:rsidRPr="00A5610A">
              <w:rPr>
                <w:b/>
                <w:bCs/>
                <w:webHidden/>
              </w:rPr>
              <w:fldChar w:fldCharType="separate"/>
            </w:r>
            <w:r w:rsidRPr="00A5610A">
              <w:rPr>
                <w:b/>
                <w:bCs/>
                <w:webHidden/>
              </w:rPr>
              <w:t>23</w:t>
            </w:r>
            <w:r w:rsidRPr="00A5610A">
              <w:rPr>
                <w:b/>
                <w:bCs/>
                <w:webHidden/>
              </w:rPr>
              <w:fldChar w:fldCharType="end"/>
            </w:r>
          </w:hyperlink>
        </w:p>
        <w:p w14:paraId="601648E2" w14:textId="2DBF7E12" w:rsidR="001B5EA1" w:rsidRPr="00A5610A" w:rsidRDefault="001B5EA1">
          <w:pPr>
            <w:pStyle w:val="TOC3"/>
            <w:rPr>
              <w:rFonts w:eastAsiaTheme="minorEastAsia"/>
              <w:b/>
              <w:bCs/>
              <w:kern w:val="2"/>
              <w:lang w:val="en-IN" w:eastAsia="en-IN"/>
              <w14:ligatures w14:val="standardContextual"/>
            </w:rPr>
          </w:pPr>
          <w:hyperlink w:anchor="_Toc233231845" w:history="1">
            <w:r w:rsidRPr="00A5610A">
              <w:rPr>
                <w:rStyle w:val="Hyperlink"/>
                <w:b/>
                <w:bCs/>
              </w:rPr>
              <w:t>4.5.6 Publication-bias considerations</w:t>
            </w:r>
            <w:r w:rsidRPr="00A5610A">
              <w:rPr>
                <w:b/>
                <w:bCs/>
                <w:webHidden/>
              </w:rPr>
              <w:tab/>
            </w:r>
            <w:r w:rsidRPr="00A5610A">
              <w:rPr>
                <w:b/>
                <w:bCs/>
                <w:webHidden/>
              </w:rPr>
              <w:fldChar w:fldCharType="begin"/>
            </w:r>
            <w:r w:rsidRPr="00A5610A">
              <w:rPr>
                <w:b/>
                <w:bCs/>
                <w:webHidden/>
              </w:rPr>
              <w:instrText xml:space="preserve"> PAGEREF _Toc233231845 \h </w:instrText>
            </w:r>
            <w:r w:rsidRPr="00A5610A">
              <w:rPr>
                <w:b/>
                <w:bCs/>
                <w:webHidden/>
              </w:rPr>
            </w:r>
            <w:r w:rsidRPr="00A5610A">
              <w:rPr>
                <w:b/>
                <w:bCs/>
                <w:webHidden/>
              </w:rPr>
              <w:fldChar w:fldCharType="separate"/>
            </w:r>
            <w:r w:rsidRPr="00A5610A">
              <w:rPr>
                <w:b/>
                <w:bCs/>
                <w:webHidden/>
              </w:rPr>
              <w:t>24</w:t>
            </w:r>
            <w:r w:rsidRPr="00A5610A">
              <w:rPr>
                <w:b/>
                <w:bCs/>
                <w:webHidden/>
              </w:rPr>
              <w:fldChar w:fldCharType="end"/>
            </w:r>
          </w:hyperlink>
        </w:p>
        <w:p w14:paraId="51F6DE97" w14:textId="08D2A87A" w:rsidR="001B5EA1" w:rsidRPr="00A5610A" w:rsidRDefault="001B5EA1">
          <w:pPr>
            <w:pStyle w:val="TOC2"/>
            <w:rPr>
              <w:rFonts w:eastAsiaTheme="minorEastAsia"/>
              <w:iCs w:val="0"/>
              <w:kern w:val="2"/>
              <w:lang w:val="en-IN" w:eastAsia="en-IN"/>
              <w14:ligatures w14:val="standardContextual"/>
            </w:rPr>
          </w:pPr>
          <w:hyperlink w:anchor="_Toc233231846" w:history="1">
            <w:r w:rsidRPr="00A5610A">
              <w:rPr>
                <w:rStyle w:val="Hyperlink"/>
              </w:rPr>
              <w:t>4.6 Quality assurance</w:t>
            </w:r>
            <w:r w:rsidRPr="00A5610A">
              <w:rPr>
                <w:webHidden/>
              </w:rPr>
              <w:tab/>
            </w:r>
            <w:r w:rsidRPr="00A5610A">
              <w:rPr>
                <w:webHidden/>
              </w:rPr>
              <w:fldChar w:fldCharType="begin"/>
            </w:r>
            <w:r w:rsidRPr="00A5610A">
              <w:rPr>
                <w:webHidden/>
              </w:rPr>
              <w:instrText xml:space="preserve"> PAGEREF _Toc233231846 \h </w:instrText>
            </w:r>
            <w:r w:rsidRPr="00A5610A">
              <w:rPr>
                <w:webHidden/>
              </w:rPr>
            </w:r>
            <w:r w:rsidRPr="00A5610A">
              <w:rPr>
                <w:webHidden/>
              </w:rPr>
              <w:fldChar w:fldCharType="separate"/>
            </w:r>
            <w:r w:rsidRPr="00A5610A">
              <w:rPr>
                <w:webHidden/>
              </w:rPr>
              <w:t>24</w:t>
            </w:r>
            <w:r w:rsidRPr="00A5610A">
              <w:rPr>
                <w:webHidden/>
              </w:rPr>
              <w:fldChar w:fldCharType="end"/>
            </w:r>
          </w:hyperlink>
        </w:p>
        <w:p w14:paraId="06C6348E" w14:textId="5D2777BC"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47" w:history="1">
            <w:r w:rsidRPr="00A5610A">
              <w:rPr>
                <w:rStyle w:val="Hyperlink"/>
                <w:b/>
                <w:bCs/>
                <w:noProof/>
              </w:rPr>
              <w:t>5. Analysis and reporting</w:t>
            </w:r>
            <w:r w:rsidRPr="00A5610A">
              <w:rPr>
                <w:b/>
                <w:bCs/>
                <w:noProof/>
                <w:webHidden/>
              </w:rPr>
              <w:tab/>
            </w:r>
            <w:r w:rsidRPr="00A5610A">
              <w:rPr>
                <w:b/>
                <w:bCs/>
                <w:noProof/>
                <w:webHidden/>
              </w:rPr>
              <w:fldChar w:fldCharType="begin"/>
            </w:r>
            <w:r w:rsidRPr="00A5610A">
              <w:rPr>
                <w:b/>
                <w:bCs/>
                <w:noProof/>
                <w:webHidden/>
              </w:rPr>
              <w:instrText xml:space="preserve"> PAGEREF _Toc233231847 \h </w:instrText>
            </w:r>
            <w:r w:rsidRPr="00A5610A">
              <w:rPr>
                <w:b/>
                <w:bCs/>
                <w:noProof/>
                <w:webHidden/>
              </w:rPr>
            </w:r>
            <w:r w:rsidRPr="00A5610A">
              <w:rPr>
                <w:b/>
                <w:bCs/>
                <w:noProof/>
                <w:webHidden/>
              </w:rPr>
              <w:fldChar w:fldCharType="separate"/>
            </w:r>
            <w:r w:rsidRPr="00A5610A">
              <w:rPr>
                <w:b/>
                <w:bCs/>
                <w:noProof/>
                <w:webHidden/>
              </w:rPr>
              <w:t>24</w:t>
            </w:r>
            <w:r w:rsidRPr="00A5610A">
              <w:rPr>
                <w:b/>
                <w:bCs/>
                <w:noProof/>
                <w:webHidden/>
              </w:rPr>
              <w:fldChar w:fldCharType="end"/>
            </w:r>
          </w:hyperlink>
        </w:p>
        <w:p w14:paraId="7CDADC10" w14:textId="1EFF9589" w:rsidR="001B5EA1" w:rsidRPr="00A5610A" w:rsidRDefault="001B5EA1">
          <w:pPr>
            <w:pStyle w:val="TOC2"/>
            <w:rPr>
              <w:rFonts w:eastAsiaTheme="minorEastAsia"/>
              <w:iCs w:val="0"/>
              <w:kern w:val="2"/>
              <w:lang w:val="en-IN" w:eastAsia="en-IN"/>
              <w14:ligatures w14:val="standardContextual"/>
            </w:rPr>
          </w:pPr>
          <w:hyperlink w:anchor="_Toc233231848" w:history="1">
            <w:r w:rsidRPr="00A5610A">
              <w:rPr>
                <w:rStyle w:val="Hyperlink"/>
              </w:rPr>
              <w:t>5.1 Deliverables</w:t>
            </w:r>
            <w:r w:rsidRPr="00A5610A">
              <w:rPr>
                <w:webHidden/>
              </w:rPr>
              <w:tab/>
            </w:r>
            <w:r w:rsidRPr="00A5610A">
              <w:rPr>
                <w:webHidden/>
              </w:rPr>
              <w:fldChar w:fldCharType="begin"/>
            </w:r>
            <w:r w:rsidRPr="00A5610A">
              <w:rPr>
                <w:webHidden/>
              </w:rPr>
              <w:instrText xml:space="preserve"> PAGEREF _Toc233231848 \h </w:instrText>
            </w:r>
            <w:r w:rsidRPr="00A5610A">
              <w:rPr>
                <w:webHidden/>
              </w:rPr>
            </w:r>
            <w:r w:rsidRPr="00A5610A">
              <w:rPr>
                <w:webHidden/>
              </w:rPr>
              <w:fldChar w:fldCharType="separate"/>
            </w:r>
            <w:r w:rsidRPr="00A5610A">
              <w:rPr>
                <w:webHidden/>
              </w:rPr>
              <w:t>24</w:t>
            </w:r>
            <w:r w:rsidRPr="00A5610A">
              <w:rPr>
                <w:webHidden/>
              </w:rPr>
              <w:fldChar w:fldCharType="end"/>
            </w:r>
          </w:hyperlink>
        </w:p>
        <w:p w14:paraId="73393FA8" w14:textId="1BF01C83" w:rsidR="001B5EA1" w:rsidRPr="00A5610A" w:rsidRDefault="001B5EA1">
          <w:pPr>
            <w:pStyle w:val="TOC2"/>
            <w:rPr>
              <w:rFonts w:eastAsiaTheme="minorEastAsia"/>
              <w:iCs w:val="0"/>
              <w:kern w:val="2"/>
              <w:lang w:val="en-IN" w:eastAsia="en-IN"/>
              <w14:ligatures w14:val="standardContextual"/>
            </w:rPr>
          </w:pPr>
          <w:hyperlink w:anchor="_Toc233231849" w:history="1">
            <w:r w:rsidRPr="00A5610A">
              <w:rPr>
                <w:rStyle w:val="Hyperlink"/>
              </w:rPr>
              <w:t>5.2 Report structure</w:t>
            </w:r>
            <w:r w:rsidRPr="00A5610A">
              <w:rPr>
                <w:webHidden/>
              </w:rPr>
              <w:tab/>
            </w:r>
            <w:r w:rsidRPr="00A5610A">
              <w:rPr>
                <w:webHidden/>
              </w:rPr>
              <w:fldChar w:fldCharType="begin"/>
            </w:r>
            <w:r w:rsidRPr="00A5610A">
              <w:rPr>
                <w:webHidden/>
              </w:rPr>
              <w:instrText xml:space="preserve"> PAGEREF _Toc233231849 \h </w:instrText>
            </w:r>
            <w:r w:rsidRPr="00A5610A">
              <w:rPr>
                <w:webHidden/>
              </w:rPr>
            </w:r>
            <w:r w:rsidRPr="00A5610A">
              <w:rPr>
                <w:webHidden/>
              </w:rPr>
              <w:fldChar w:fldCharType="separate"/>
            </w:r>
            <w:r w:rsidRPr="00A5610A">
              <w:rPr>
                <w:webHidden/>
              </w:rPr>
              <w:t>25</w:t>
            </w:r>
            <w:r w:rsidRPr="00A5610A">
              <w:rPr>
                <w:webHidden/>
              </w:rPr>
              <w:fldChar w:fldCharType="end"/>
            </w:r>
          </w:hyperlink>
        </w:p>
        <w:p w14:paraId="764BF4F5" w14:textId="5D027F4D" w:rsidR="001B5EA1" w:rsidRPr="00A5610A" w:rsidRDefault="001B5EA1">
          <w:pPr>
            <w:pStyle w:val="TOC2"/>
            <w:rPr>
              <w:rFonts w:eastAsiaTheme="minorEastAsia"/>
              <w:iCs w:val="0"/>
              <w:kern w:val="2"/>
              <w:lang w:val="en-IN" w:eastAsia="en-IN"/>
              <w14:ligatures w14:val="standardContextual"/>
            </w:rPr>
          </w:pPr>
          <w:hyperlink w:anchor="_Toc233231850" w:history="1">
            <w:r w:rsidRPr="00A5610A">
              <w:rPr>
                <w:rStyle w:val="Hyperlink"/>
              </w:rPr>
              <w:t>5.3 Timeline</w:t>
            </w:r>
            <w:r w:rsidRPr="00A5610A">
              <w:rPr>
                <w:webHidden/>
              </w:rPr>
              <w:tab/>
            </w:r>
            <w:r w:rsidRPr="00A5610A">
              <w:rPr>
                <w:webHidden/>
              </w:rPr>
              <w:fldChar w:fldCharType="begin"/>
            </w:r>
            <w:r w:rsidRPr="00A5610A">
              <w:rPr>
                <w:webHidden/>
              </w:rPr>
              <w:instrText xml:space="preserve"> PAGEREF _Toc233231850 \h </w:instrText>
            </w:r>
            <w:r w:rsidRPr="00A5610A">
              <w:rPr>
                <w:webHidden/>
              </w:rPr>
            </w:r>
            <w:r w:rsidRPr="00A5610A">
              <w:rPr>
                <w:webHidden/>
              </w:rPr>
              <w:fldChar w:fldCharType="separate"/>
            </w:r>
            <w:r w:rsidRPr="00A5610A">
              <w:rPr>
                <w:webHidden/>
              </w:rPr>
              <w:t>25</w:t>
            </w:r>
            <w:r w:rsidRPr="00A5610A">
              <w:rPr>
                <w:webHidden/>
              </w:rPr>
              <w:fldChar w:fldCharType="end"/>
            </w:r>
          </w:hyperlink>
        </w:p>
        <w:p w14:paraId="5B014E9E" w14:textId="3210C41F"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1" w:history="1">
            <w:r w:rsidRPr="00A5610A">
              <w:rPr>
                <w:rStyle w:val="Hyperlink"/>
                <w:b/>
                <w:bCs/>
                <w:noProof/>
              </w:rPr>
              <w:t>6. Roles and responsibilities</w:t>
            </w:r>
            <w:r w:rsidRPr="00A5610A">
              <w:rPr>
                <w:b/>
                <w:bCs/>
                <w:noProof/>
                <w:webHidden/>
              </w:rPr>
              <w:tab/>
            </w:r>
            <w:r w:rsidRPr="00A5610A">
              <w:rPr>
                <w:b/>
                <w:bCs/>
                <w:noProof/>
                <w:webHidden/>
              </w:rPr>
              <w:fldChar w:fldCharType="begin"/>
            </w:r>
            <w:r w:rsidRPr="00A5610A">
              <w:rPr>
                <w:b/>
                <w:bCs/>
                <w:noProof/>
                <w:webHidden/>
              </w:rPr>
              <w:instrText xml:space="preserve"> PAGEREF _Toc233231851 \h </w:instrText>
            </w:r>
            <w:r w:rsidRPr="00A5610A">
              <w:rPr>
                <w:b/>
                <w:bCs/>
                <w:noProof/>
                <w:webHidden/>
              </w:rPr>
            </w:r>
            <w:r w:rsidRPr="00A5610A">
              <w:rPr>
                <w:b/>
                <w:bCs/>
                <w:noProof/>
                <w:webHidden/>
              </w:rPr>
              <w:fldChar w:fldCharType="separate"/>
            </w:r>
            <w:r w:rsidRPr="00A5610A">
              <w:rPr>
                <w:b/>
                <w:bCs/>
                <w:noProof/>
                <w:webHidden/>
              </w:rPr>
              <w:t>26</w:t>
            </w:r>
            <w:r w:rsidRPr="00A5610A">
              <w:rPr>
                <w:b/>
                <w:bCs/>
                <w:noProof/>
                <w:webHidden/>
              </w:rPr>
              <w:fldChar w:fldCharType="end"/>
            </w:r>
          </w:hyperlink>
        </w:p>
        <w:p w14:paraId="5C31E7BA" w14:textId="759998D0"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2" w:history="1">
            <w:r w:rsidRPr="00A5610A">
              <w:rPr>
                <w:rStyle w:val="Hyperlink"/>
                <w:b/>
                <w:bCs/>
                <w:noProof/>
              </w:rPr>
              <w:t>7. Limitations</w:t>
            </w:r>
            <w:r w:rsidRPr="00A5610A">
              <w:rPr>
                <w:b/>
                <w:bCs/>
                <w:noProof/>
                <w:webHidden/>
              </w:rPr>
              <w:tab/>
            </w:r>
            <w:r w:rsidRPr="00A5610A">
              <w:rPr>
                <w:b/>
                <w:bCs/>
                <w:noProof/>
                <w:webHidden/>
              </w:rPr>
              <w:fldChar w:fldCharType="begin"/>
            </w:r>
            <w:r w:rsidRPr="00A5610A">
              <w:rPr>
                <w:b/>
                <w:bCs/>
                <w:noProof/>
                <w:webHidden/>
              </w:rPr>
              <w:instrText xml:space="preserve"> PAGEREF _Toc233231852 \h </w:instrText>
            </w:r>
            <w:r w:rsidRPr="00A5610A">
              <w:rPr>
                <w:b/>
                <w:bCs/>
                <w:noProof/>
                <w:webHidden/>
              </w:rPr>
            </w:r>
            <w:r w:rsidRPr="00A5610A">
              <w:rPr>
                <w:b/>
                <w:bCs/>
                <w:noProof/>
                <w:webHidden/>
              </w:rPr>
              <w:fldChar w:fldCharType="separate"/>
            </w:r>
            <w:r w:rsidRPr="00A5610A">
              <w:rPr>
                <w:b/>
                <w:bCs/>
                <w:noProof/>
                <w:webHidden/>
              </w:rPr>
              <w:t>26</w:t>
            </w:r>
            <w:r w:rsidRPr="00A5610A">
              <w:rPr>
                <w:b/>
                <w:bCs/>
                <w:noProof/>
                <w:webHidden/>
              </w:rPr>
              <w:fldChar w:fldCharType="end"/>
            </w:r>
          </w:hyperlink>
        </w:p>
        <w:p w14:paraId="0193ACBB" w14:textId="2903E393"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3" w:history="1">
            <w:r w:rsidRPr="00A5610A">
              <w:rPr>
                <w:rStyle w:val="Hyperlink"/>
                <w:b/>
                <w:bCs/>
                <w:noProof/>
              </w:rPr>
              <w:t>Declarations</w:t>
            </w:r>
            <w:r w:rsidRPr="00A5610A">
              <w:rPr>
                <w:b/>
                <w:bCs/>
                <w:noProof/>
                <w:webHidden/>
              </w:rPr>
              <w:tab/>
            </w:r>
            <w:r w:rsidRPr="00A5610A">
              <w:rPr>
                <w:b/>
                <w:bCs/>
                <w:noProof/>
                <w:webHidden/>
              </w:rPr>
              <w:fldChar w:fldCharType="begin"/>
            </w:r>
            <w:r w:rsidRPr="00A5610A">
              <w:rPr>
                <w:b/>
                <w:bCs/>
                <w:noProof/>
                <w:webHidden/>
              </w:rPr>
              <w:instrText xml:space="preserve"> PAGEREF _Toc233231853 \h </w:instrText>
            </w:r>
            <w:r w:rsidRPr="00A5610A">
              <w:rPr>
                <w:b/>
                <w:bCs/>
                <w:noProof/>
                <w:webHidden/>
              </w:rPr>
            </w:r>
            <w:r w:rsidRPr="00A5610A">
              <w:rPr>
                <w:b/>
                <w:bCs/>
                <w:noProof/>
                <w:webHidden/>
              </w:rPr>
              <w:fldChar w:fldCharType="separate"/>
            </w:r>
            <w:r w:rsidRPr="00A5610A">
              <w:rPr>
                <w:b/>
                <w:bCs/>
                <w:noProof/>
                <w:webHidden/>
              </w:rPr>
              <w:t>27</w:t>
            </w:r>
            <w:r w:rsidRPr="00A5610A">
              <w:rPr>
                <w:b/>
                <w:bCs/>
                <w:noProof/>
                <w:webHidden/>
              </w:rPr>
              <w:fldChar w:fldCharType="end"/>
            </w:r>
          </w:hyperlink>
        </w:p>
        <w:p w14:paraId="19563377" w14:textId="0F626706"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4" w:history="1">
            <w:r w:rsidRPr="00A5610A">
              <w:rPr>
                <w:rStyle w:val="Hyperlink"/>
                <w:b/>
                <w:bCs/>
                <w:noProof/>
              </w:rPr>
              <w:t>References</w:t>
            </w:r>
            <w:r w:rsidRPr="00A5610A">
              <w:rPr>
                <w:b/>
                <w:bCs/>
                <w:noProof/>
                <w:webHidden/>
              </w:rPr>
              <w:tab/>
            </w:r>
            <w:r w:rsidRPr="00A5610A">
              <w:rPr>
                <w:b/>
                <w:bCs/>
                <w:noProof/>
                <w:webHidden/>
              </w:rPr>
              <w:fldChar w:fldCharType="begin"/>
            </w:r>
            <w:r w:rsidRPr="00A5610A">
              <w:rPr>
                <w:b/>
                <w:bCs/>
                <w:noProof/>
                <w:webHidden/>
              </w:rPr>
              <w:instrText xml:space="preserve"> PAGEREF _Toc233231854 \h </w:instrText>
            </w:r>
            <w:r w:rsidRPr="00A5610A">
              <w:rPr>
                <w:b/>
                <w:bCs/>
                <w:noProof/>
                <w:webHidden/>
              </w:rPr>
            </w:r>
            <w:r w:rsidRPr="00A5610A">
              <w:rPr>
                <w:b/>
                <w:bCs/>
                <w:noProof/>
                <w:webHidden/>
              </w:rPr>
              <w:fldChar w:fldCharType="separate"/>
            </w:r>
            <w:r w:rsidRPr="00A5610A">
              <w:rPr>
                <w:b/>
                <w:bCs/>
                <w:noProof/>
                <w:webHidden/>
              </w:rPr>
              <w:t>28</w:t>
            </w:r>
            <w:r w:rsidRPr="00A5610A">
              <w:rPr>
                <w:b/>
                <w:bCs/>
                <w:noProof/>
                <w:webHidden/>
              </w:rPr>
              <w:fldChar w:fldCharType="end"/>
            </w:r>
          </w:hyperlink>
        </w:p>
        <w:p w14:paraId="1B01122F" w14:textId="08484521"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5" w:history="1">
            <w:r w:rsidRPr="00A5610A">
              <w:rPr>
                <w:rStyle w:val="Hyperlink"/>
                <w:b/>
                <w:bCs/>
                <w:noProof/>
              </w:rPr>
              <w:t>Appendix A: Full text of research questions</w:t>
            </w:r>
            <w:r w:rsidRPr="00A5610A">
              <w:rPr>
                <w:b/>
                <w:bCs/>
                <w:noProof/>
                <w:webHidden/>
              </w:rPr>
              <w:tab/>
            </w:r>
            <w:r w:rsidRPr="00A5610A">
              <w:rPr>
                <w:b/>
                <w:bCs/>
                <w:noProof/>
                <w:webHidden/>
              </w:rPr>
              <w:fldChar w:fldCharType="begin"/>
            </w:r>
            <w:r w:rsidRPr="00A5610A">
              <w:rPr>
                <w:b/>
                <w:bCs/>
                <w:noProof/>
                <w:webHidden/>
              </w:rPr>
              <w:instrText xml:space="preserve"> PAGEREF _Toc233231855 \h </w:instrText>
            </w:r>
            <w:r w:rsidRPr="00A5610A">
              <w:rPr>
                <w:b/>
                <w:bCs/>
                <w:noProof/>
                <w:webHidden/>
              </w:rPr>
            </w:r>
            <w:r w:rsidRPr="00A5610A">
              <w:rPr>
                <w:b/>
                <w:bCs/>
                <w:noProof/>
                <w:webHidden/>
              </w:rPr>
              <w:fldChar w:fldCharType="separate"/>
            </w:r>
            <w:r w:rsidRPr="00A5610A">
              <w:rPr>
                <w:b/>
                <w:bCs/>
                <w:noProof/>
                <w:webHidden/>
              </w:rPr>
              <w:t>33</w:t>
            </w:r>
            <w:r w:rsidRPr="00A5610A">
              <w:rPr>
                <w:b/>
                <w:bCs/>
                <w:noProof/>
                <w:webHidden/>
              </w:rPr>
              <w:fldChar w:fldCharType="end"/>
            </w:r>
          </w:hyperlink>
        </w:p>
        <w:p w14:paraId="13234BAA" w14:textId="6408782C"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56" w:history="1">
            <w:r w:rsidRPr="00A5610A">
              <w:rPr>
                <w:rStyle w:val="Hyperlink"/>
                <w:b/>
                <w:bCs/>
                <w:noProof/>
              </w:rPr>
              <w:t>Appendix B: Detailed screening decisions</w:t>
            </w:r>
            <w:r w:rsidRPr="00A5610A">
              <w:rPr>
                <w:b/>
                <w:bCs/>
                <w:noProof/>
                <w:webHidden/>
              </w:rPr>
              <w:tab/>
            </w:r>
            <w:r w:rsidRPr="00A5610A">
              <w:rPr>
                <w:b/>
                <w:bCs/>
                <w:noProof/>
                <w:webHidden/>
              </w:rPr>
              <w:fldChar w:fldCharType="begin"/>
            </w:r>
            <w:r w:rsidRPr="00A5610A">
              <w:rPr>
                <w:b/>
                <w:bCs/>
                <w:noProof/>
                <w:webHidden/>
              </w:rPr>
              <w:instrText xml:space="preserve"> PAGEREF _Toc233231856 \h </w:instrText>
            </w:r>
            <w:r w:rsidRPr="00A5610A">
              <w:rPr>
                <w:b/>
                <w:bCs/>
                <w:noProof/>
                <w:webHidden/>
              </w:rPr>
            </w:r>
            <w:r w:rsidRPr="00A5610A">
              <w:rPr>
                <w:b/>
                <w:bCs/>
                <w:noProof/>
                <w:webHidden/>
              </w:rPr>
              <w:fldChar w:fldCharType="separate"/>
            </w:r>
            <w:r w:rsidRPr="00A5610A">
              <w:rPr>
                <w:b/>
                <w:bCs/>
                <w:noProof/>
                <w:webHidden/>
              </w:rPr>
              <w:t>35</w:t>
            </w:r>
            <w:r w:rsidRPr="00A5610A">
              <w:rPr>
                <w:b/>
                <w:bCs/>
                <w:noProof/>
                <w:webHidden/>
              </w:rPr>
              <w:fldChar w:fldCharType="end"/>
            </w:r>
          </w:hyperlink>
        </w:p>
        <w:p w14:paraId="4C1A6587" w14:textId="273815B7" w:rsidR="001B5EA1" w:rsidRPr="00A5610A" w:rsidRDefault="001B5EA1">
          <w:pPr>
            <w:pStyle w:val="TOC2"/>
            <w:rPr>
              <w:rFonts w:eastAsiaTheme="minorEastAsia"/>
              <w:iCs w:val="0"/>
              <w:kern w:val="2"/>
              <w:lang w:val="en-IN" w:eastAsia="en-IN"/>
              <w14:ligatures w14:val="standardContextual"/>
            </w:rPr>
          </w:pPr>
          <w:hyperlink w:anchor="_Toc233231857" w:history="1">
            <w:r w:rsidRPr="00A5610A">
              <w:rPr>
                <w:rStyle w:val="Hyperlink"/>
              </w:rPr>
              <w:t>B.1 Review with a mixed adult / adolescent population and no adult subgroup</w:t>
            </w:r>
            <w:r w:rsidRPr="00A5610A">
              <w:rPr>
                <w:webHidden/>
              </w:rPr>
              <w:tab/>
            </w:r>
            <w:r w:rsidRPr="00A5610A">
              <w:rPr>
                <w:webHidden/>
              </w:rPr>
              <w:fldChar w:fldCharType="begin"/>
            </w:r>
            <w:r w:rsidRPr="00A5610A">
              <w:rPr>
                <w:webHidden/>
              </w:rPr>
              <w:instrText xml:space="preserve"> PAGEREF _Toc233231857 \h </w:instrText>
            </w:r>
            <w:r w:rsidRPr="00A5610A">
              <w:rPr>
                <w:webHidden/>
              </w:rPr>
            </w:r>
            <w:r w:rsidRPr="00A5610A">
              <w:rPr>
                <w:webHidden/>
              </w:rPr>
              <w:fldChar w:fldCharType="separate"/>
            </w:r>
            <w:r w:rsidRPr="00A5610A">
              <w:rPr>
                <w:webHidden/>
              </w:rPr>
              <w:t>35</w:t>
            </w:r>
            <w:r w:rsidRPr="00A5610A">
              <w:rPr>
                <w:webHidden/>
              </w:rPr>
              <w:fldChar w:fldCharType="end"/>
            </w:r>
          </w:hyperlink>
        </w:p>
        <w:p w14:paraId="2BB5C70C" w14:textId="4CB1541D" w:rsidR="001B5EA1" w:rsidRPr="00A5610A" w:rsidRDefault="001B5EA1">
          <w:pPr>
            <w:pStyle w:val="TOC2"/>
            <w:rPr>
              <w:rFonts w:eastAsiaTheme="minorEastAsia"/>
              <w:iCs w:val="0"/>
              <w:kern w:val="2"/>
              <w:lang w:val="en-IN" w:eastAsia="en-IN"/>
              <w14:ligatures w14:val="standardContextual"/>
            </w:rPr>
          </w:pPr>
          <w:hyperlink w:anchor="_Toc233231858" w:history="1">
            <w:r w:rsidRPr="00A5610A">
              <w:rPr>
                <w:rStyle w:val="Hyperlink"/>
              </w:rPr>
              <w:t>B.2 Review of perinatal-depression interventions</w:t>
            </w:r>
            <w:r w:rsidRPr="00A5610A">
              <w:rPr>
                <w:webHidden/>
              </w:rPr>
              <w:tab/>
            </w:r>
            <w:r w:rsidRPr="00A5610A">
              <w:rPr>
                <w:webHidden/>
              </w:rPr>
              <w:fldChar w:fldCharType="begin"/>
            </w:r>
            <w:r w:rsidRPr="00A5610A">
              <w:rPr>
                <w:webHidden/>
              </w:rPr>
              <w:instrText xml:space="preserve"> PAGEREF _Toc233231858 \h </w:instrText>
            </w:r>
            <w:r w:rsidRPr="00A5610A">
              <w:rPr>
                <w:webHidden/>
              </w:rPr>
            </w:r>
            <w:r w:rsidRPr="00A5610A">
              <w:rPr>
                <w:webHidden/>
              </w:rPr>
              <w:fldChar w:fldCharType="separate"/>
            </w:r>
            <w:r w:rsidRPr="00A5610A">
              <w:rPr>
                <w:webHidden/>
              </w:rPr>
              <w:t>35</w:t>
            </w:r>
            <w:r w:rsidRPr="00A5610A">
              <w:rPr>
                <w:webHidden/>
              </w:rPr>
              <w:fldChar w:fldCharType="end"/>
            </w:r>
          </w:hyperlink>
        </w:p>
        <w:p w14:paraId="77A1CECE" w14:textId="4B7E38A0" w:rsidR="001B5EA1" w:rsidRPr="00A5610A" w:rsidRDefault="001B5EA1">
          <w:pPr>
            <w:pStyle w:val="TOC2"/>
            <w:rPr>
              <w:rFonts w:eastAsiaTheme="minorEastAsia"/>
              <w:iCs w:val="0"/>
              <w:kern w:val="2"/>
              <w:lang w:val="en-IN" w:eastAsia="en-IN"/>
              <w14:ligatures w14:val="standardContextual"/>
            </w:rPr>
          </w:pPr>
          <w:hyperlink w:anchor="_Toc233231859" w:history="1">
            <w:r w:rsidRPr="00A5610A">
              <w:rPr>
                <w:rStyle w:val="Hyperlink"/>
              </w:rPr>
              <w:t>B.3 Primary study reached outside any in-scope review</w:t>
            </w:r>
            <w:r w:rsidRPr="00A5610A">
              <w:rPr>
                <w:webHidden/>
              </w:rPr>
              <w:tab/>
            </w:r>
            <w:r w:rsidRPr="00A5610A">
              <w:rPr>
                <w:webHidden/>
              </w:rPr>
              <w:fldChar w:fldCharType="begin"/>
            </w:r>
            <w:r w:rsidRPr="00A5610A">
              <w:rPr>
                <w:webHidden/>
              </w:rPr>
              <w:instrText xml:space="preserve"> PAGEREF _Toc233231859 \h </w:instrText>
            </w:r>
            <w:r w:rsidRPr="00A5610A">
              <w:rPr>
                <w:webHidden/>
              </w:rPr>
            </w:r>
            <w:r w:rsidRPr="00A5610A">
              <w:rPr>
                <w:webHidden/>
              </w:rPr>
              <w:fldChar w:fldCharType="separate"/>
            </w:r>
            <w:r w:rsidRPr="00A5610A">
              <w:rPr>
                <w:webHidden/>
              </w:rPr>
              <w:t>35</w:t>
            </w:r>
            <w:r w:rsidRPr="00A5610A">
              <w:rPr>
                <w:webHidden/>
              </w:rPr>
              <w:fldChar w:fldCharType="end"/>
            </w:r>
          </w:hyperlink>
        </w:p>
        <w:p w14:paraId="15879E90" w14:textId="2C8D11F2" w:rsidR="001B5EA1" w:rsidRPr="00A5610A" w:rsidRDefault="001B5EA1">
          <w:pPr>
            <w:pStyle w:val="TOC2"/>
            <w:rPr>
              <w:rFonts w:eastAsiaTheme="minorEastAsia"/>
              <w:iCs w:val="0"/>
              <w:kern w:val="2"/>
              <w:lang w:val="en-IN" w:eastAsia="en-IN"/>
              <w14:ligatures w14:val="standardContextual"/>
            </w:rPr>
          </w:pPr>
          <w:hyperlink w:anchor="_Toc233231860" w:history="1">
            <w:r w:rsidRPr="00A5610A">
              <w:rPr>
                <w:rStyle w:val="Hyperlink"/>
              </w:rPr>
              <w:t>B.4 Meta-regression of specialist-delivered HIC dose data</w:t>
            </w:r>
            <w:r w:rsidRPr="00A5610A">
              <w:rPr>
                <w:webHidden/>
              </w:rPr>
              <w:tab/>
            </w:r>
            <w:r w:rsidRPr="00A5610A">
              <w:rPr>
                <w:webHidden/>
              </w:rPr>
              <w:fldChar w:fldCharType="begin"/>
            </w:r>
            <w:r w:rsidRPr="00A5610A">
              <w:rPr>
                <w:webHidden/>
              </w:rPr>
              <w:instrText xml:space="preserve"> PAGEREF _Toc233231860 \h </w:instrText>
            </w:r>
            <w:r w:rsidRPr="00A5610A">
              <w:rPr>
                <w:webHidden/>
              </w:rPr>
            </w:r>
            <w:r w:rsidRPr="00A5610A">
              <w:rPr>
                <w:webHidden/>
              </w:rPr>
              <w:fldChar w:fldCharType="separate"/>
            </w:r>
            <w:r w:rsidRPr="00A5610A">
              <w:rPr>
                <w:webHidden/>
              </w:rPr>
              <w:t>36</w:t>
            </w:r>
            <w:r w:rsidRPr="00A5610A">
              <w:rPr>
                <w:webHidden/>
              </w:rPr>
              <w:fldChar w:fldCharType="end"/>
            </w:r>
          </w:hyperlink>
        </w:p>
        <w:p w14:paraId="0EDAB92E" w14:textId="15510348"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61" w:history="1">
            <w:r w:rsidRPr="00A5610A">
              <w:rPr>
                <w:rStyle w:val="Hyperlink"/>
                <w:b/>
                <w:bCs/>
                <w:noProof/>
              </w:rPr>
              <w:t>Appendix C: Search strings</w:t>
            </w:r>
            <w:r w:rsidRPr="00A5610A">
              <w:rPr>
                <w:b/>
                <w:bCs/>
                <w:noProof/>
                <w:webHidden/>
              </w:rPr>
              <w:tab/>
            </w:r>
            <w:r w:rsidRPr="00A5610A">
              <w:rPr>
                <w:b/>
                <w:bCs/>
                <w:noProof/>
                <w:webHidden/>
              </w:rPr>
              <w:fldChar w:fldCharType="begin"/>
            </w:r>
            <w:r w:rsidRPr="00A5610A">
              <w:rPr>
                <w:b/>
                <w:bCs/>
                <w:noProof/>
                <w:webHidden/>
              </w:rPr>
              <w:instrText xml:space="preserve"> PAGEREF _Toc233231861 \h </w:instrText>
            </w:r>
            <w:r w:rsidRPr="00A5610A">
              <w:rPr>
                <w:b/>
                <w:bCs/>
                <w:noProof/>
                <w:webHidden/>
              </w:rPr>
            </w:r>
            <w:r w:rsidRPr="00A5610A">
              <w:rPr>
                <w:b/>
                <w:bCs/>
                <w:noProof/>
                <w:webHidden/>
              </w:rPr>
              <w:fldChar w:fldCharType="separate"/>
            </w:r>
            <w:r w:rsidRPr="00A5610A">
              <w:rPr>
                <w:b/>
                <w:bCs/>
                <w:noProof/>
                <w:webHidden/>
              </w:rPr>
              <w:t>36</w:t>
            </w:r>
            <w:r w:rsidRPr="00A5610A">
              <w:rPr>
                <w:b/>
                <w:bCs/>
                <w:noProof/>
                <w:webHidden/>
              </w:rPr>
              <w:fldChar w:fldCharType="end"/>
            </w:r>
          </w:hyperlink>
        </w:p>
        <w:p w14:paraId="77FEDC65" w14:textId="376A03E5" w:rsidR="001B5EA1" w:rsidRPr="00A5610A" w:rsidRDefault="001B5EA1">
          <w:pPr>
            <w:pStyle w:val="TOC2"/>
            <w:rPr>
              <w:rFonts w:eastAsiaTheme="minorEastAsia"/>
              <w:iCs w:val="0"/>
              <w:kern w:val="2"/>
              <w:lang w:val="en-IN" w:eastAsia="en-IN"/>
              <w14:ligatures w14:val="standardContextual"/>
            </w:rPr>
          </w:pPr>
          <w:hyperlink w:anchor="_Toc233231862" w:history="1">
            <w:r w:rsidRPr="00A5610A">
              <w:rPr>
                <w:rStyle w:val="Hyperlink"/>
              </w:rPr>
              <w:t>C.1 Stream 1</w:t>
            </w:r>
            <w:r w:rsidRPr="00A5610A">
              <w:rPr>
                <w:webHidden/>
              </w:rPr>
              <w:tab/>
            </w:r>
            <w:r w:rsidRPr="00A5610A">
              <w:rPr>
                <w:webHidden/>
              </w:rPr>
              <w:fldChar w:fldCharType="begin"/>
            </w:r>
            <w:r w:rsidRPr="00A5610A">
              <w:rPr>
                <w:webHidden/>
              </w:rPr>
              <w:instrText xml:space="preserve"> PAGEREF _Toc233231862 \h </w:instrText>
            </w:r>
            <w:r w:rsidRPr="00A5610A">
              <w:rPr>
                <w:webHidden/>
              </w:rPr>
            </w:r>
            <w:r w:rsidRPr="00A5610A">
              <w:rPr>
                <w:webHidden/>
              </w:rPr>
              <w:fldChar w:fldCharType="separate"/>
            </w:r>
            <w:r w:rsidRPr="00A5610A">
              <w:rPr>
                <w:webHidden/>
              </w:rPr>
              <w:t>36</w:t>
            </w:r>
            <w:r w:rsidRPr="00A5610A">
              <w:rPr>
                <w:webHidden/>
              </w:rPr>
              <w:fldChar w:fldCharType="end"/>
            </w:r>
          </w:hyperlink>
        </w:p>
        <w:p w14:paraId="075A01DC" w14:textId="7FA9D734" w:rsidR="001B5EA1" w:rsidRPr="00A5610A" w:rsidRDefault="001B5EA1">
          <w:pPr>
            <w:pStyle w:val="TOC2"/>
            <w:rPr>
              <w:rFonts w:eastAsiaTheme="minorEastAsia"/>
              <w:iCs w:val="0"/>
              <w:kern w:val="2"/>
              <w:lang w:val="en-IN" w:eastAsia="en-IN"/>
              <w14:ligatures w14:val="standardContextual"/>
            </w:rPr>
          </w:pPr>
          <w:hyperlink w:anchor="_Toc233231863" w:history="1">
            <w:r w:rsidRPr="00A5610A">
              <w:rPr>
                <w:rStyle w:val="Hyperlink"/>
              </w:rPr>
              <w:t>C.2 Stream 2</w:t>
            </w:r>
            <w:r w:rsidRPr="00A5610A">
              <w:rPr>
                <w:webHidden/>
              </w:rPr>
              <w:tab/>
            </w:r>
            <w:r w:rsidRPr="00A5610A">
              <w:rPr>
                <w:webHidden/>
              </w:rPr>
              <w:fldChar w:fldCharType="begin"/>
            </w:r>
            <w:r w:rsidRPr="00A5610A">
              <w:rPr>
                <w:webHidden/>
              </w:rPr>
              <w:instrText xml:space="preserve"> PAGEREF _Toc233231863 \h </w:instrText>
            </w:r>
            <w:r w:rsidRPr="00A5610A">
              <w:rPr>
                <w:webHidden/>
              </w:rPr>
            </w:r>
            <w:r w:rsidRPr="00A5610A">
              <w:rPr>
                <w:webHidden/>
              </w:rPr>
              <w:fldChar w:fldCharType="separate"/>
            </w:r>
            <w:r w:rsidRPr="00A5610A">
              <w:rPr>
                <w:webHidden/>
              </w:rPr>
              <w:t>38</w:t>
            </w:r>
            <w:r w:rsidRPr="00A5610A">
              <w:rPr>
                <w:webHidden/>
              </w:rPr>
              <w:fldChar w:fldCharType="end"/>
            </w:r>
          </w:hyperlink>
        </w:p>
        <w:p w14:paraId="23060F71" w14:textId="10118143" w:rsidR="001B5EA1" w:rsidRPr="00A5610A" w:rsidRDefault="001B5EA1">
          <w:pPr>
            <w:pStyle w:val="TOC3"/>
            <w:rPr>
              <w:rFonts w:eastAsiaTheme="minorEastAsia"/>
              <w:b/>
              <w:bCs/>
              <w:kern w:val="2"/>
              <w:lang w:val="en-IN" w:eastAsia="en-IN"/>
              <w14:ligatures w14:val="standardContextual"/>
            </w:rPr>
          </w:pPr>
          <w:hyperlink w:anchor="_Toc233231864" w:history="1">
            <w:r w:rsidRPr="00A5610A">
              <w:rPr>
                <w:rStyle w:val="Hyperlink"/>
                <w:b/>
                <w:bCs/>
              </w:rPr>
              <w:t>C.2.1 RQ1: determinants of depression</w:t>
            </w:r>
            <w:r w:rsidRPr="00A5610A">
              <w:rPr>
                <w:b/>
                <w:bCs/>
                <w:webHidden/>
              </w:rPr>
              <w:tab/>
            </w:r>
            <w:r w:rsidRPr="00A5610A">
              <w:rPr>
                <w:b/>
                <w:bCs/>
                <w:webHidden/>
              </w:rPr>
              <w:fldChar w:fldCharType="begin"/>
            </w:r>
            <w:r w:rsidRPr="00A5610A">
              <w:rPr>
                <w:b/>
                <w:bCs/>
                <w:webHidden/>
              </w:rPr>
              <w:instrText xml:space="preserve"> PAGEREF _Toc233231864 \h </w:instrText>
            </w:r>
            <w:r w:rsidRPr="00A5610A">
              <w:rPr>
                <w:b/>
                <w:bCs/>
                <w:webHidden/>
              </w:rPr>
            </w:r>
            <w:r w:rsidRPr="00A5610A">
              <w:rPr>
                <w:b/>
                <w:bCs/>
                <w:webHidden/>
              </w:rPr>
              <w:fldChar w:fldCharType="separate"/>
            </w:r>
            <w:r w:rsidRPr="00A5610A">
              <w:rPr>
                <w:b/>
                <w:bCs/>
                <w:webHidden/>
              </w:rPr>
              <w:t>38</w:t>
            </w:r>
            <w:r w:rsidRPr="00A5610A">
              <w:rPr>
                <w:b/>
                <w:bCs/>
                <w:webHidden/>
              </w:rPr>
              <w:fldChar w:fldCharType="end"/>
            </w:r>
          </w:hyperlink>
        </w:p>
        <w:p w14:paraId="3A8B3692" w14:textId="1E32962C" w:rsidR="001B5EA1" w:rsidRPr="00A5610A" w:rsidRDefault="001B5EA1">
          <w:pPr>
            <w:pStyle w:val="TOC3"/>
            <w:rPr>
              <w:rFonts w:eastAsiaTheme="minorEastAsia"/>
              <w:b/>
              <w:bCs/>
              <w:kern w:val="2"/>
              <w:lang w:val="en-IN" w:eastAsia="en-IN"/>
              <w14:ligatures w14:val="standardContextual"/>
            </w:rPr>
          </w:pPr>
          <w:hyperlink w:anchor="_Toc233231865" w:history="1">
            <w:r w:rsidRPr="00A5610A">
              <w:rPr>
                <w:rStyle w:val="Hyperlink"/>
                <w:b/>
                <w:bCs/>
              </w:rPr>
              <w:t>C.2.2 RQ7, RQ8: dose-response and temporal effects</w:t>
            </w:r>
            <w:r w:rsidRPr="00A5610A">
              <w:rPr>
                <w:b/>
                <w:bCs/>
                <w:webHidden/>
              </w:rPr>
              <w:tab/>
            </w:r>
            <w:r w:rsidRPr="00A5610A">
              <w:rPr>
                <w:b/>
                <w:bCs/>
                <w:webHidden/>
              </w:rPr>
              <w:fldChar w:fldCharType="begin"/>
            </w:r>
            <w:r w:rsidRPr="00A5610A">
              <w:rPr>
                <w:b/>
                <w:bCs/>
                <w:webHidden/>
              </w:rPr>
              <w:instrText xml:space="preserve"> PAGEREF _Toc233231865 \h </w:instrText>
            </w:r>
            <w:r w:rsidRPr="00A5610A">
              <w:rPr>
                <w:b/>
                <w:bCs/>
                <w:webHidden/>
              </w:rPr>
            </w:r>
            <w:r w:rsidRPr="00A5610A">
              <w:rPr>
                <w:b/>
                <w:bCs/>
                <w:webHidden/>
              </w:rPr>
              <w:fldChar w:fldCharType="separate"/>
            </w:r>
            <w:r w:rsidRPr="00A5610A">
              <w:rPr>
                <w:b/>
                <w:bCs/>
                <w:webHidden/>
              </w:rPr>
              <w:t>38</w:t>
            </w:r>
            <w:r w:rsidRPr="00A5610A">
              <w:rPr>
                <w:b/>
                <w:bCs/>
                <w:webHidden/>
              </w:rPr>
              <w:fldChar w:fldCharType="end"/>
            </w:r>
          </w:hyperlink>
        </w:p>
        <w:p w14:paraId="09B954B0" w14:textId="4BCEAAF4" w:rsidR="001B5EA1" w:rsidRPr="00A5610A" w:rsidRDefault="001B5EA1">
          <w:pPr>
            <w:pStyle w:val="TOC3"/>
            <w:rPr>
              <w:rFonts w:eastAsiaTheme="minorEastAsia"/>
              <w:b/>
              <w:bCs/>
              <w:kern w:val="2"/>
              <w:lang w:val="en-IN" w:eastAsia="en-IN"/>
              <w14:ligatures w14:val="standardContextual"/>
            </w:rPr>
          </w:pPr>
          <w:hyperlink w:anchor="_Toc233231866" w:history="1">
            <w:r w:rsidRPr="00A5610A">
              <w:rPr>
                <w:rStyle w:val="Hyperlink"/>
                <w:b/>
                <w:bCs/>
              </w:rPr>
              <w:t>C.2.3 RQ11: spillover to non-cases</w:t>
            </w:r>
            <w:r w:rsidRPr="00A5610A">
              <w:rPr>
                <w:b/>
                <w:bCs/>
                <w:webHidden/>
              </w:rPr>
              <w:tab/>
            </w:r>
            <w:r w:rsidRPr="00A5610A">
              <w:rPr>
                <w:b/>
                <w:bCs/>
                <w:webHidden/>
              </w:rPr>
              <w:fldChar w:fldCharType="begin"/>
            </w:r>
            <w:r w:rsidRPr="00A5610A">
              <w:rPr>
                <w:b/>
                <w:bCs/>
                <w:webHidden/>
              </w:rPr>
              <w:instrText xml:space="preserve"> PAGEREF _Toc233231866 \h </w:instrText>
            </w:r>
            <w:r w:rsidRPr="00A5610A">
              <w:rPr>
                <w:b/>
                <w:bCs/>
                <w:webHidden/>
              </w:rPr>
            </w:r>
            <w:r w:rsidRPr="00A5610A">
              <w:rPr>
                <w:b/>
                <w:bCs/>
                <w:webHidden/>
              </w:rPr>
              <w:fldChar w:fldCharType="separate"/>
            </w:r>
            <w:r w:rsidRPr="00A5610A">
              <w:rPr>
                <w:b/>
                <w:bCs/>
                <w:webHidden/>
              </w:rPr>
              <w:t>38</w:t>
            </w:r>
            <w:r w:rsidRPr="00A5610A">
              <w:rPr>
                <w:b/>
                <w:bCs/>
                <w:webHidden/>
              </w:rPr>
              <w:fldChar w:fldCharType="end"/>
            </w:r>
          </w:hyperlink>
        </w:p>
        <w:p w14:paraId="25F288A7" w14:textId="427446C2" w:rsidR="001B5EA1" w:rsidRPr="00A5610A" w:rsidRDefault="001B5EA1">
          <w:pPr>
            <w:pStyle w:val="TOC3"/>
            <w:rPr>
              <w:rFonts w:eastAsiaTheme="minorEastAsia"/>
              <w:b/>
              <w:bCs/>
              <w:kern w:val="2"/>
              <w:lang w:val="en-IN" w:eastAsia="en-IN"/>
              <w14:ligatures w14:val="standardContextual"/>
            </w:rPr>
          </w:pPr>
          <w:hyperlink w:anchor="_Toc233231867" w:history="1">
            <w:r w:rsidRPr="00A5610A">
              <w:rPr>
                <w:rStyle w:val="Hyperlink"/>
                <w:b/>
                <w:bCs/>
              </w:rPr>
              <w:t>C.2.4 RQ12: stepped-care design</w:t>
            </w:r>
            <w:r w:rsidRPr="00A5610A">
              <w:rPr>
                <w:b/>
                <w:bCs/>
                <w:webHidden/>
              </w:rPr>
              <w:tab/>
            </w:r>
            <w:r w:rsidRPr="00A5610A">
              <w:rPr>
                <w:b/>
                <w:bCs/>
                <w:webHidden/>
              </w:rPr>
              <w:fldChar w:fldCharType="begin"/>
            </w:r>
            <w:r w:rsidRPr="00A5610A">
              <w:rPr>
                <w:b/>
                <w:bCs/>
                <w:webHidden/>
              </w:rPr>
              <w:instrText xml:space="preserve"> PAGEREF _Toc233231867 \h </w:instrText>
            </w:r>
            <w:r w:rsidRPr="00A5610A">
              <w:rPr>
                <w:b/>
                <w:bCs/>
                <w:webHidden/>
              </w:rPr>
            </w:r>
            <w:r w:rsidRPr="00A5610A">
              <w:rPr>
                <w:b/>
                <w:bCs/>
                <w:webHidden/>
              </w:rPr>
              <w:fldChar w:fldCharType="separate"/>
            </w:r>
            <w:r w:rsidRPr="00A5610A">
              <w:rPr>
                <w:b/>
                <w:bCs/>
                <w:webHidden/>
              </w:rPr>
              <w:t>39</w:t>
            </w:r>
            <w:r w:rsidRPr="00A5610A">
              <w:rPr>
                <w:b/>
                <w:bCs/>
                <w:webHidden/>
              </w:rPr>
              <w:fldChar w:fldCharType="end"/>
            </w:r>
          </w:hyperlink>
        </w:p>
        <w:p w14:paraId="647148A8" w14:textId="719C83DD" w:rsidR="001B5EA1" w:rsidRPr="00A5610A" w:rsidRDefault="001B5EA1">
          <w:pPr>
            <w:pStyle w:val="TOC2"/>
            <w:rPr>
              <w:rFonts w:eastAsiaTheme="minorEastAsia"/>
              <w:iCs w:val="0"/>
              <w:kern w:val="2"/>
              <w:lang w:val="en-IN" w:eastAsia="en-IN"/>
              <w14:ligatures w14:val="standardContextual"/>
            </w:rPr>
          </w:pPr>
          <w:hyperlink w:anchor="_Toc233231868" w:history="1">
            <w:r w:rsidRPr="00A5610A">
              <w:rPr>
                <w:rStyle w:val="Hyperlink"/>
              </w:rPr>
              <w:t>C.3 PsycINFO and Global Index Medicus adaptations</w:t>
            </w:r>
            <w:r w:rsidRPr="00A5610A">
              <w:rPr>
                <w:webHidden/>
              </w:rPr>
              <w:tab/>
            </w:r>
            <w:r w:rsidRPr="00A5610A">
              <w:rPr>
                <w:webHidden/>
              </w:rPr>
              <w:fldChar w:fldCharType="begin"/>
            </w:r>
            <w:r w:rsidRPr="00A5610A">
              <w:rPr>
                <w:webHidden/>
              </w:rPr>
              <w:instrText xml:space="preserve"> PAGEREF _Toc233231868 \h </w:instrText>
            </w:r>
            <w:r w:rsidRPr="00A5610A">
              <w:rPr>
                <w:webHidden/>
              </w:rPr>
            </w:r>
            <w:r w:rsidRPr="00A5610A">
              <w:rPr>
                <w:webHidden/>
              </w:rPr>
              <w:fldChar w:fldCharType="separate"/>
            </w:r>
            <w:r w:rsidRPr="00A5610A">
              <w:rPr>
                <w:webHidden/>
              </w:rPr>
              <w:t>39</w:t>
            </w:r>
            <w:r w:rsidRPr="00A5610A">
              <w:rPr>
                <w:webHidden/>
              </w:rPr>
              <w:fldChar w:fldCharType="end"/>
            </w:r>
          </w:hyperlink>
        </w:p>
        <w:p w14:paraId="68FD34A3" w14:textId="4CEC3354" w:rsidR="001B5EA1" w:rsidRPr="00A5610A" w:rsidRDefault="001B5EA1">
          <w:pPr>
            <w:pStyle w:val="TOC2"/>
            <w:rPr>
              <w:rFonts w:eastAsiaTheme="minorEastAsia"/>
              <w:iCs w:val="0"/>
              <w:kern w:val="2"/>
              <w:lang w:val="en-IN" w:eastAsia="en-IN"/>
              <w14:ligatures w14:val="standardContextual"/>
            </w:rPr>
          </w:pPr>
          <w:hyperlink w:anchor="_Toc233231869" w:history="1">
            <w:r w:rsidRPr="00A5610A">
              <w:rPr>
                <w:rStyle w:val="Hyperlink"/>
              </w:rPr>
              <w:t>C.4 Stream 2 citation chasing and supplementary sources</w:t>
            </w:r>
            <w:r w:rsidRPr="00A5610A">
              <w:rPr>
                <w:webHidden/>
              </w:rPr>
              <w:tab/>
            </w:r>
            <w:r w:rsidRPr="00A5610A">
              <w:rPr>
                <w:webHidden/>
              </w:rPr>
              <w:fldChar w:fldCharType="begin"/>
            </w:r>
            <w:r w:rsidRPr="00A5610A">
              <w:rPr>
                <w:webHidden/>
              </w:rPr>
              <w:instrText xml:space="preserve"> PAGEREF _Toc233231869 \h </w:instrText>
            </w:r>
            <w:r w:rsidRPr="00A5610A">
              <w:rPr>
                <w:webHidden/>
              </w:rPr>
            </w:r>
            <w:r w:rsidRPr="00A5610A">
              <w:rPr>
                <w:webHidden/>
              </w:rPr>
              <w:fldChar w:fldCharType="separate"/>
            </w:r>
            <w:r w:rsidRPr="00A5610A">
              <w:rPr>
                <w:webHidden/>
              </w:rPr>
              <w:t>39</w:t>
            </w:r>
            <w:r w:rsidRPr="00A5610A">
              <w:rPr>
                <w:webHidden/>
              </w:rPr>
              <w:fldChar w:fldCharType="end"/>
            </w:r>
          </w:hyperlink>
        </w:p>
        <w:p w14:paraId="54D948B9" w14:textId="0FB3FCFB" w:rsidR="001B5EA1" w:rsidRPr="00A5610A" w:rsidRDefault="001B5EA1">
          <w:pPr>
            <w:pStyle w:val="TOC3"/>
            <w:rPr>
              <w:rFonts w:eastAsiaTheme="minorEastAsia"/>
              <w:b/>
              <w:bCs/>
              <w:kern w:val="2"/>
              <w:lang w:val="en-IN" w:eastAsia="en-IN"/>
              <w14:ligatures w14:val="standardContextual"/>
            </w:rPr>
          </w:pPr>
          <w:hyperlink w:anchor="_Toc233231870" w:history="1">
            <w:r w:rsidRPr="00A5610A">
              <w:rPr>
                <w:rStyle w:val="Hyperlink"/>
                <w:b/>
                <w:bCs/>
              </w:rPr>
              <w:t>C.4.1 Seed-review citation chase</w:t>
            </w:r>
            <w:r w:rsidRPr="00A5610A">
              <w:rPr>
                <w:b/>
                <w:bCs/>
                <w:webHidden/>
              </w:rPr>
              <w:tab/>
            </w:r>
            <w:r w:rsidRPr="00A5610A">
              <w:rPr>
                <w:b/>
                <w:bCs/>
                <w:webHidden/>
              </w:rPr>
              <w:fldChar w:fldCharType="begin"/>
            </w:r>
            <w:r w:rsidRPr="00A5610A">
              <w:rPr>
                <w:b/>
                <w:bCs/>
                <w:webHidden/>
              </w:rPr>
              <w:instrText xml:space="preserve"> PAGEREF _Toc233231870 \h </w:instrText>
            </w:r>
            <w:r w:rsidRPr="00A5610A">
              <w:rPr>
                <w:b/>
                <w:bCs/>
                <w:webHidden/>
              </w:rPr>
            </w:r>
            <w:r w:rsidRPr="00A5610A">
              <w:rPr>
                <w:b/>
                <w:bCs/>
                <w:webHidden/>
              </w:rPr>
              <w:fldChar w:fldCharType="separate"/>
            </w:r>
            <w:r w:rsidRPr="00A5610A">
              <w:rPr>
                <w:b/>
                <w:bCs/>
                <w:webHidden/>
              </w:rPr>
              <w:t>39</w:t>
            </w:r>
            <w:r w:rsidRPr="00A5610A">
              <w:rPr>
                <w:b/>
                <w:bCs/>
                <w:webHidden/>
              </w:rPr>
              <w:fldChar w:fldCharType="end"/>
            </w:r>
          </w:hyperlink>
        </w:p>
        <w:p w14:paraId="2EC7D68C" w14:textId="300895C8" w:rsidR="001B5EA1" w:rsidRPr="00A5610A" w:rsidRDefault="001B5EA1">
          <w:pPr>
            <w:pStyle w:val="TOC3"/>
            <w:rPr>
              <w:rFonts w:eastAsiaTheme="minorEastAsia"/>
              <w:b/>
              <w:bCs/>
              <w:kern w:val="2"/>
              <w:lang w:val="en-IN" w:eastAsia="en-IN"/>
              <w14:ligatures w14:val="standardContextual"/>
            </w:rPr>
          </w:pPr>
          <w:hyperlink w:anchor="_Toc233231871" w:history="1">
            <w:r w:rsidRPr="00A5610A">
              <w:rPr>
                <w:rStyle w:val="Hyperlink"/>
                <w:b/>
                <w:bCs/>
              </w:rPr>
              <w:t>C.4.2 Supplementary sources</w:t>
            </w:r>
            <w:r w:rsidRPr="00A5610A">
              <w:rPr>
                <w:b/>
                <w:bCs/>
                <w:webHidden/>
              </w:rPr>
              <w:tab/>
            </w:r>
            <w:r w:rsidRPr="00A5610A">
              <w:rPr>
                <w:b/>
                <w:bCs/>
                <w:webHidden/>
              </w:rPr>
              <w:fldChar w:fldCharType="begin"/>
            </w:r>
            <w:r w:rsidRPr="00A5610A">
              <w:rPr>
                <w:b/>
                <w:bCs/>
                <w:webHidden/>
              </w:rPr>
              <w:instrText xml:space="preserve"> PAGEREF _Toc233231871 \h </w:instrText>
            </w:r>
            <w:r w:rsidRPr="00A5610A">
              <w:rPr>
                <w:b/>
                <w:bCs/>
                <w:webHidden/>
              </w:rPr>
            </w:r>
            <w:r w:rsidRPr="00A5610A">
              <w:rPr>
                <w:b/>
                <w:bCs/>
                <w:webHidden/>
              </w:rPr>
              <w:fldChar w:fldCharType="separate"/>
            </w:r>
            <w:r w:rsidRPr="00A5610A">
              <w:rPr>
                <w:b/>
                <w:bCs/>
                <w:webHidden/>
              </w:rPr>
              <w:t>39</w:t>
            </w:r>
            <w:r w:rsidRPr="00A5610A">
              <w:rPr>
                <w:b/>
                <w:bCs/>
                <w:webHidden/>
              </w:rPr>
              <w:fldChar w:fldCharType="end"/>
            </w:r>
          </w:hyperlink>
        </w:p>
        <w:p w14:paraId="437E7D92" w14:textId="08B2ADB0"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72" w:history="1">
            <w:r w:rsidRPr="00A5610A">
              <w:rPr>
                <w:rStyle w:val="Hyperlink"/>
                <w:b/>
                <w:bCs/>
                <w:noProof/>
              </w:rPr>
              <w:t>Appendix D: Data extraction schema</w:t>
            </w:r>
            <w:r w:rsidRPr="00A5610A">
              <w:rPr>
                <w:b/>
                <w:bCs/>
                <w:noProof/>
                <w:webHidden/>
              </w:rPr>
              <w:tab/>
            </w:r>
            <w:r w:rsidRPr="00A5610A">
              <w:rPr>
                <w:b/>
                <w:bCs/>
                <w:noProof/>
                <w:webHidden/>
              </w:rPr>
              <w:fldChar w:fldCharType="begin"/>
            </w:r>
            <w:r w:rsidRPr="00A5610A">
              <w:rPr>
                <w:b/>
                <w:bCs/>
                <w:noProof/>
                <w:webHidden/>
              </w:rPr>
              <w:instrText xml:space="preserve"> PAGEREF _Toc233231872 \h </w:instrText>
            </w:r>
            <w:r w:rsidRPr="00A5610A">
              <w:rPr>
                <w:b/>
                <w:bCs/>
                <w:noProof/>
                <w:webHidden/>
              </w:rPr>
            </w:r>
            <w:r w:rsidRPr="00A5610A">
              <w:rPr>
                <w:b/>
                <w:bCs/>
                <w:noProof/>
                <w:webHidden/>
              </w:rPr>
              <w:fldChar w:fldCharType="separate"/>
            </w:r>
            <w:r w:rsidRPr="00A5610A">
              <w:rPr>
                <w:b/>
                <w:bCs/>
                <w:noProof/>
                <w:webHidden/>
              </w:rPr>
              <w:t>41</w:t>
            </w:r>
            <w:r w:rsidRPr="00A5610A">
              <w:rPr>
                <w:b/>
                <w:bCs/>
                <w:noProof/>
                <w:webHidden/>
              </w:rPr>
              <w:fldChar w:fldCharType="end"/>
            </w:r>
          </w:hyperlink>
        </w:p>
        <w:p w14:paraId="66A4132B" w14:textId="17A77EB9" w:rsidR="001B5EA1" w:rsidRPr="00A5610A" w:rsidRDefault="001B5EA1">
          <w:pPr>
            <w:pStyle w:val="TOC2"/>
            <w:rPr>
              <w:rFonts w:eastAsiaTheme="minorEastAsia"/>
              <w:iCs w:val="0"/>
              <w:kern w:val="2"/>
              <w:lang w:val="en-IN" w:eastAsia="en-IN"/>
              <w14:ligatures w14:val="standardContextual"/>
            </w:rPr>
          </w:pPr>
          <w:hyperlink w:anchor="_Toc233231873" w:history="1">
            <w:r w:rsidRPr="00A5610A">
              <w:rPr>
                <w:rStyle w:val="Hyperlink"/>
              </w:rPr>
              <w:t>D.1 Study identification</w:t>
            </w:r>
            <w:r w:rsidRPr="00A5610A">
              <w:rPr>
                <w:webHidden/>
              </w:rPr>
              <w:tab/>
            </w:r>
            <w:r w:rsidRPr="00A5610A">
              <w:rPr>
                <w:webHidden/>
              </w:rPr>
              <w:fldChar w:fldCharType="begin"/>
            </w:r>
            <w:r w:rsidRPr="00A5610A">
              <w:rPr>
                <w:webHidden/>
              </w:rPr>
              <w:instrText xml:space="preserve"> PAGEREF _Toc233231873 \h </w:instrText>
            </w:r>
            <w:r w:rsidRPr="00A5610A">
              <w:rPr>
                <w:webHidden/>
              </w:rPr>
            </w:r>
            <w:r w:rsidRPr="00A5610A">
              <w:rPr>
                <w:webHidden/>
              </w:rPr>
              <w:fldChar w:fldCharType="separate"/>
            </w:r>
            <w:r w:rsidRPr="00A5610A">
              <w:rPr>
                <w:webHidden/>
              </w:rPr>
              <w:t>41</w:t>
            </w:r>
            <w:r w:rsidRPr="00A5610A">
              <w:rPr>
                <w:webHidden/>
              </w:rPr>
              <w:fldChar w:fldCharType="end"/>
            </w:r>
          </w:hyperlink>
        </w:p>
        <w:p w14:paraId="3F803D40" w14:textId="3831F50B" w:rsidR="001B5EA1" w:rsidRPr="00A5610A" w:rsidRDefault="001B5EA1">
          <w:pPr>
            <w:pStyle w:val="TOC2"/>
            <w:rPr>
              <w:rFonts w:eastAsiaTheme="minorEastAsia"/>
              <w:iCs w:val="0"/>
              <w:kern w:val="2"/>
              <w:lang w:val="en-IN" w:eastAsia="en-IN"/>
              <w14:ligatures w14:val="standardContextual"/>
            </w:rPr>
          </w:pPr>
          <w:hyperlink w:anchor="_Toc233231874" w:history="1">
            <w:r w:rsidRPr="00A5610A">
              <w:rPr>
                <w:rStyle w:val="Hyperlink"/>
              </w:rPr>
              <w:t>D.2 Design and context</w:t>
            </w:r>
            <w:r w:rsidRPr="00A5610A">
              <w:rPr>
                <w:webHidden/>
              </w:rPr>
              <w:tab/>
            </w:r>
            <w:r w:rsidRPr="00A5610A">
              <w:rPr>
                <w:webHidden/>
              </w:rPr>
              <w:fldChar w:fldCharType="begin"/>
            </w:r>
            <w:r w:rsidRPr="00A5610A">
              <w:rPr>
                <w:webHidden/>
              </w:rPr>
              <w:instrText xml:space="preserve"> PAGEREF _Toc233231874 \h </w:instrText>
            </w:r>
            <w:r w:rsidRPr="00A5610A">
              <w:rPr>
                <w:webHidden/>
              </w:rPr>
            </w:r>
            <w:r w:rsidRPr="00A5610A">
              <w:rPr>
                <w:webHidden/>
              </w:rPr>
              <w:fldChar w:fldCharType="separate"/>
            </w:r>
            <w:r w:rsidRPr="00A5610A">
              <w:rPr>
                <w:webHidden/>
              </w:rPr>
              <w:t>41</w:t>
            </w:r>
            <w:r w:rsidRPr="00A5610A">
              <w:rPr>
                <w:webHidden/>
              </w:rPr>
              <w:fldChar w:fldCharType="end"/>
            </w:r>
          </w:hyperlink>
        </w:p>
        <w:p w14:paraId="35BA97EB" w14:textId="63C6F381" w:rsidR="001B5EA1" w:rsidRPr="00A5610A" w:rsidRDefault="001B5EA1">
          <w:pPr>
            <w:pStyle w:val="TOC2"/>
            <w:rPr>
              <w:rFonts w:eastAsiaTheme="minorEastAsia"/>
              <w:iCs w:val="0"/>
              <w:kern w:val="2"/>
              <w:lang w:val="en-IN" w:eastAsia="en-IN"/>
              <w14:ligatures w14:val="standardContextual"/>
            </w:rPr>
          </w:pPr>
          <w:hyperlink w:anchor="_Toc233231875" w:history="1">
            <w:r w:rsidRPr="00A5610A">
              <w:rPr>
                <w:rStyle w:val="Hyperlink"/>
              </w:rPr>
              <w:t>D.3 Severity stratum</w:t>
            </w:r>
            <w:r w:rsidRPr="00A5610A">
              <w:rPr>
                <w:webHidden/>
              </w:rPr>
              <w:tab/>
            </w:r>
            <w:r w:rsidRPr="00A5610A">
              <w:rPr>
                <w:webHidden/>
              </w:rPr>
              <w:fldChar w:fldCharType="begin"/>
            </w:r>
            <w:r w:rsidRPr="00A5610A">
              <w:rPr>
                <w:webHidden/>
              </w:rPr>
              <w:instrText xml:space="preserve"> PAGEREF _Toc233231875 \h </w:instrText>
            </w:r>
            <w:r w:rsidRPr="00A5610A">
              <w:rPr>
                <w:webHidden/>
              </w:rPr>
            </w:r>
            <w:r w:rsidRPr="00A5610A">
              <w:rPr>
                <w:webHidden/>
              </w:rPr>
              <w:fldChar w:fldCharType="separate"/>
            </w:r>
            <w:r w:rsidRPr="00A5610A">
              <w:rPr>
                <w:webHidden/>
              </w:rPr>
              <w:t>42</w:t>
            </w:r>
            <w:r w:rsidRPr="00A5610A">
              <w:rPr>
                <w:webHidden/>
              </w:rPr>
              <w:fldChar w:fldCharType="end"/>
            </w:r>
          </w:hyperlink>
        </w:p>
        <w:p w14:paraId="5262D9C7" w14:textId="46C05897" w:rsidR="001B5EA1" w:rsidRPr="00A5610A" w:rsidRDefault="001B5EA1">
          <w:pPr>
            <w:pStyle w:val="TOC2"/>
            <w:rPr>
              <w:rFonts w:eastAsiaTheme="minorEastAsia"/>
              <w:iCs w:val="0"/>
              <w:kern w:val="2"/>
              <w:lang w:val="en-IN" w:eastAsia="en-IN"/>
              <w14:ligatures w14:val="standardContextual"/>
            </w:rPr>
          </w:pPr>
          <w:hyperlink w:anchor="_Toc233231876" w:history="1">
            <w:r w:rsidRPr="00A5610A">
              <w:rPr>
                <w:rStyle w:val="Hyperlink"/>
              </w:rPr>
              <w:t>D.4 Intervention - active ingredients</w:t>
            </w:r>
            <w:r w:rsidRPr="00A5610A">
              <w:rPr>
                <w:webHidden/>
              </w:rPr>
              <w:tab/>
            </w:r>
            <w:r w:rsidRPr="00A5610A">
              <w:rPr>
                <w:webHidden/>
              </w:rPr>
              <w:fldChar w:fldCharType="begin"/>
            </w:r>
            <w:r w:rsidRPr="00A5610A">
              <w:rPr>
                <w:webHidden/>
              </w:rPr>
              <w:instrText xml:space="preserve"> PAGEREF _Toc233231876 \h </w:instrText>
            </w:r>
            <w:r w:rsidRPr="00A5610A">
              <w:rPr>
                <w:webHidden/>
              </w:rPr>
            </w:r>
            <w:r w:rsidRPr="00A5610A">
              <w:rPr>
                <w:webHidden/>
              </w:rPr>
              <w:fldChar w:fldCharType="separate"/>
            </w:r>
            <w:r w:rsidRPr="00A5610A">
              <w:rPr>
                <w:webHidden/>
              </w:rPr>
              <w:t>42</w:t>
            </w:r>
            <w:r w:rsidRPr="00A5610A">
              <w:rPr>
                <w:webHidden/>
              </w:rPr>
              <w:fldChar w:fldCharType="end"/>
            </w:r>
          </w:hyperlink>
        </w:p>
        <w:p w14:paraId="3549851B" w14:textId="727CD8D0" w:rsidR="001B5EA1" w:rsidRPr="00A5610A" w:rsidRDefault="001B5EA1">
          <w:pPr>
            <w:pStyle w:val="TOC2"/>
            <w:rPr>
              <w:rFonts w:eastAsiaTheme="minorEastAsia"/>
              <w:iCs w:val="0"/>
              <w:kern w:val="2"/>
              <w:lang w:val="en-IN" w:eastAsia="en-IN"/>
              <w14:ligatures w14:val="standardContextual"/>
            </w:rPr>
          </w:pPr>
          <w:hyperlink w:anchor="_Toc233231877" w:history="1">
            <w:r w:rsidRPr="00A5610A">
              <w:rPr>
                <w:rStyle w:val="Hyperlink"/>
              </w:rPr>
              <w:t>D.5 Dose</w:t>
            </w:r>
            <w:r w:rsidRPr="00A5610A">
              <w:rPr>
                <w:webHidden/>
              </w:rPr>
              <w:tab/>
            </w:r>
            <w:r w:rsidRPr="00A5610A">
              <w:rPr>
                <w:webHidden/>
              </w:rPr>
              <w:fldChar w:fldCharType="begin"/>
            </w:r>
            <w:r w:rsidRPr="00A5610A">
              <w:rPr>
                <w:webHidden/>
              </w:rPr>
              <w:instrText xml:space="preserve"> PAGEREF _Toc233231877 \h </w:instrText>
            </w:r>
            <w:r w:rsidRPr="00A5610A">
              <w:rPr>
                <w:webHidden/>
              </w:rPr>
            </w:r>
            <w:r w:rsidRPr="00A5610A">
              <w:rPr>
                <w:webHidden/>
              </w:rPr>
              <w:fldChar w:fldCharType="separate"/>
            </w:r>
            <w:r w:rsidRPr="00A5610A">
              <w:rPr>
                <w:webHidden/>
              </w:rPr>
              <w:t>42</w:t>
            </w:r>
            <w:r w:rsidRPr="00A5610A">
              <w:rPr>
                <w:webHidden/>
              </w:rPr>
              <w:fldChar w:fldCharType="end"/>
            </w:r>
          </w:hyperlink>
        </w:p>
        <w:p w14:paraId="6084202B" w14:textId="40A5217C" w:rsidR="001B5EA1" w:rsidRPr="00A5610A" w:rsidRDefault="001B5EA1">
          <w:pPr>
            <w:pStyle w:val="TOC2"/>
            <w:rPr>
              <w:rFonts w:eastAsiaTheme="minorEastAsia"/>
              <w:iCs w:val="0"/>
              <w:kern w:val="2"/>
              <w:lang w:val="en-IN" w:eastAsia="en-IN"/>
              <w14:ligatures w14:val="standardContextual"/>
            </w:rPr>
          </w:pPr>
          <w:hyperlink w:anchor="_Toc233231878" w:history="1">
            <w:r w:rsidRPr="00A5610A">
              <w:rPr>
                <w:rStyle w:val="Hyperlink"/>
              </w:rPr>
              <w:t>D.6 Facilitator and delivery</w:t>
            </w:r>
            <w:r w:rsidRPr="00A5610A">
              <w:rPr>
                <w:webHidden/>
              </w:rPr>
              <w:tab/>
            </w:r>
            <w:r w:rsidRPr="00A5610A">
              <w:rPr>
                <w:webHidden/>
              </w:rPr>
              <w:fldChar w:fldCharType="begin"/>
            </w:r>
            <w:r w:rsidRPr="00A5610A">
              <w:rPr>
                <w:webHidden/>
              </w:rPr>
              <w:instrText xml:space="preserve"> PAGEREF _Toc233231878 \h </w:instrText>
            </w:r>
            <w:r w:rsidRPr="00A5610A">
              <w:rPr>
                <w:webHidden/>
              </w:rPr>
            </w:r>
            <w:r w:rsidRPr="00A5610A">
              <w:rPr>
                <w:webHidden/>
              </w:rPr>
              <w:fldChar w:fldCharType="separate"/>
            </w:r>
            <w:r w:rsidRPr="00A5610A">
              <w:rPr>
                <w:webHidden/>
              </w:rPr>
              <w:t>43</w:t>
            </w:r>
            <w:r w:rsidRPr="00A5610A">
              <w:rPr>
                <w:webHidden/>
              </w:rPr>
              <w:fldChar w:fldCharType="end"/>
            </w:r>
          </w:hyperlink>
        </w:p>
        <w:p w14:paraId="47D2F6C6" w14:textId="68C9A275" w:rsidR="001B5EA1" w:rsidRPr="00A5610A" w:rsidRDefault="001B5EA1">
          <w:pPr>
            <w:pStyle w:val="TOC2"/>
            <w:rPr>
              <w:rFonts w:eastAsiaTheme="minorEastAsia"/>
              <w:iCs w:val="0"/>
              <w:kern w:val="2"/>
              <w:lang w:val="en-IN" w:eastAsia="en-IN"/>
              <w14:ligatures w14:val="standardContextual"/>
            </w:rPr>
          </w:pPr>
          <w:hyperlink w:anchor="_Toc233231879" w:history="1">
            <w:r w:rsidRPr="00A5610A">
              <w:rPr>
                <w:rStyle w:val="Hyperlink"/>
              </w:rPr>
              <w:t>D.7 Outcomes, effects, cost</w:t>
            </w:r>
            <w:r w:rsidRPr="00A5610A">
              <w:rPr>
                <w:webHidden/>
              </w:rPr>
              <w:tab/>
            </w:r>
            <w:r w:rsidRPr="00A5610A">
              <w:rPr>
                <w:webHidden/>
              </w:rPr>
              <w:fldChar w:fldCharType="begin"/>
            </w:r>
            <w:r w:rsidRPr="00A5610A">
              <w:rPr>
                <w:webHidden/>
              </w:rPr>
              <w:instrText xml:space="preserve"> PAGEREF _Toc233231879 \h </w:instrText>
            </w:r>
            <w:r w:rsidRPr="00A5610A">
              <w:rPr>
                <w:webHidden/>
              </w:rPr>
            </w:r>
            <w:r w:rsidRPr="00A5610A">
              <w:rPr>
                <w:webHidden/>
              </w:rPr>
              <w:fldChar w:fldCharType="separate"/>
            </w:r>
            <w:r w:rsidRPr="00A5610A">
              <w:rPr>
                <w:webHidden/>
              </w:rPr>
              <w:t>44</w:t>
            </w:r>
            <w:r w:rsidRPr="00A5610A">
              <w:rPr>
                <w:webHidden/>
              </w:rPr>
              <w:fldChar w:fldCharType="end"/>
            </w:r>
          </w:hyperlink>
        </w:p>
        <w:p w14:paraId="0351EC04" w14:textId="78E76A25" w:rsidR="001B5EA1" w:rsidRPr="00A5610A" w:rsidRDefault="001B5EA1">
          <w:pPr>
            <w:pStyle w:val="TOC2"/>
            <w:rPr>
              <w:rFonts w:eastAsiaTheme="minorEastAsia"/>
              <w:iCs w:val="0"/>
              <w:kern w:val="2"/>
              <w:lang w:val="en-IN" w:eastAsia="en-IN"/>
              <w14:ligatures w14:val="standardContextual"/>
            </w:rPr>
          </w:pPr>
          <w:hyperlink w:anchor="_Toc233231880" w:history="1">
            <w:r w:rsidRPr="00A5610A">
              <w:rPr>
                <w:rStyle w:val="Hyperlink"/>
              </w:rPr>
              <w:t>D.8 Controlled vocabularies</w:t>
            </w:r>
            <w:r w:rsidRPr="00A5610A">
              <w:rPr>
                <w:webHidden/>
              </w:rPr>
              <w:tab/>
            </w:r>
            <w:r w:rsidRPr="00A5610A">
              <w:rPr>
                <w:webHidden/>
              </w:rPr>
              <w:fldChar w:fldCharType="begin"/>
            </w:r>
            <w:r w:rsidRPr="00A5610A">
              <w:rPr>
                <w:webHidden/>
              </w:rPr>
              <w:instrText xml:space="preserve"> PAGEREF _Toc233231880 \h </w:instrText>
            </w:r>
            <w:r w:rsidRPr="00A5610A">
              <w:rPr>
                <w:webHidden/>
              </w:rPr>
            </w:r>
            <w:r w:rsidRPr="00A5610A">
              <w:rPr>
                <w:webHidden/>
              </w:rPr>
              <w:fldChar w:fldCharType="separate"/>
            </w:r>
            <w:r w:rsidRPr="00A5610A">
              <w:rPr>
                <w:webHidden/>
              </w:rPr>
              <w:t>45</w:t>
            </w:r>
            <w:r w:rsidRPr="00A5610A">
              <w:rPr>
                <w:webHidden/>
              </w:rPr>
              <w:fldChar w:fldCharType="end"/>
            </w:r>
          </w:hyperlink>
        </w:p>
        <w:p w14:paraId="78D80002" w14:textId="0EF99ECC" w:rsidR="001B5EA1" w:rsidRPr="00A5610A" w:rsidRDefault="001B5EA1">
          <w:pPr>
            <w:pStyle w:val="TOC3"/>
            <w:rPr>
              <w:rFonts w:eastAsiaTheme="minorEastAsia"/>
              <w:b/>
              <w:bCs/>
              <w:kern w:val="2"/>
              <w:lang w:val="en-IN" w:eastAsia="en-IN"/>
              <w14:ligatures w14:val="standardContextual"/>
            </w:rPr>
          </w:pPr>
          <w:hyperlink w:anchor="_Toc233231881" w:history="1">
            <w:r w:rsidRPr="00A5610A">
              <w:rPr>
                <w:rStyle w:val="Hyperlink"/>
                <w:b/>
                <w:bCs/>
              </w:rPr>
              <w:t>D.8.1 Study/review design</w:t>
            </w:r>
            <w:r w:rsidRPr="00A5610A">
              <w:rPr>
                <w:b/>
                <w:bCs/>
                <w:webHidden/>
              </w:rPr>
              <w:tab/>
            </w:r>
            <w:r w:rsidRPr="00A5610A">
              <w:rPr>
                <w:b/>
                <w:bCs/>
                <w:webHidden/>
              </w:rPr>
              <w:fldChar w:fldCharType="begin"/>
            </w:r>
            <w:r w:rsidRPr="00A5610A">
              <w:rPr>
                <w:b/>
                <w:bCs/>
                <w:webHidden/>
              </w:rPr>
              <w:instrText xml:space="preserve"> PAGEREF _Toc233231881 \h </w:instrText>
            </w:r>
            <w:r w:rsidRPr="00A5610A">
              <w:rPr>
                <w:b/>
                <w:bCs/>
                <w:webHidden/>
              </w:rPr>
            </w:r>
            <w:r w:rsidRPr="00A5610A">
              <w:rPr>
                <w:b/>
                <w:bCs/>
                <w:webHidden/>
              </w:rPr>
              <w:fldChar w:fldCharType="separate"/>
            </w:r>
            <w:r w:rsidRPr="00A5610A">
              <w:rPr>
                <w:b/>
                <w:bCs/>
                <w:webHidden/>
              </w:rPr>
              <w:t>45</w:t>
            </w:r>
            <w:r w:rsidRPr="00A5610A">
              <w:rPr>
                <w:b/>
                <w:bCs/>
                <w:webHidden/>
              </w:rPr>
              <w:fldChar w:fldCharType="end"/>
            </w:r>
          </w:hyperlink>
        </w:p>
        <w:p w14:paraId="11855387" w14:textId="549F80F2" w:rsidR="001B5EA1" w:rsidRPr="00A5610A" w:rsidRDefault="001B5EA1">
          <w:pPr>
            <w:pStyle w:val="TOC3"/>
            <w:rPr>
              <w:rFonts w:eastAsiaTheme="minorEastAsia"/>
              <w:b/>
              <w:bCs/>
              <w:kern w:val="2"/>
              <w:lang w:val="en-IN" w:eastAsia="en-IN"/>
              <w14:ligatures w14:val="standardContextual"/>
            </w:rPr>
          </w:pPr>
          <w:hyperlink w:anchor="_Toc233231882" w:history="1">
            <w:r w:rsidRPr="00A5610A">
              <w:rPr>
                <w:rStyle w:val="Hyperlink"/>
                <w:b/>
                <w:bCs/>
              </w:rPr>
              <w:t>D.8.2 Severity stratum</w:t>
            </w:r>
            <w:r w:rsidRPr="00A5610A">
              <w:rPr>
                <w:b/>
                <w:bCs/>
                <w:webHidden/>
              </w:rPr>
              <w:tab/>
            </w:r>
            <w:r w:rsidRPr="00A5610A">
              <w:rPr>
                <w:b/>
                <w:bCs/>
                <w:webHidden/>
              </w:rPr>
              <w:fldChar w:fldCharType="begin"/>
            </w:r>
            <w:r w:rsidRPr="00A5610A">
              <w:rPr>
                <w:b/>
                <w:bCs/>
                <w:webHidden/>
              </w:rPr>
              <w:instrText xml:space="preserve"> PAGEREF _Toc233231882 \h </w:instrText>
            </w:r>
            <w:r w:rsidRPr="00A5610A">
              <w:rPr>
                <w:b/>
                <w:bCs/>
                <w:webHidden/>
              </w:rPr>
            </w:r>
            <w:r w:rsidRPr="00A5610A">
              <w:rPr>
                <w:b/>
                <w:bCs/>
                <w:webHidden/>
              </w:rPr>
              <w:fldChar w:fldCharType="separate"/>
            </w:r>
            <w:r w:rsidRPr="00A5610A">
              <w:rPr>
                <w:b/>
                <w:bCs/>
                <w:webHidden/>
              </w:rPr>
              <w:t>45</w:t>
            </w:r>
            <w:r w:rsidRPr="00A5610A">
              <w:rPr>
                <w:b/>
                <w:bCs/>
                <w:webHidden/>
              </w:rPr>
              <w:fldChar w:fldCharType="end"/>
            </w:r>
          </w:hyperlink>
        </w:p>
        <w:p w14:paraId="42E223C1" w14:textId="7BED858C" w:rsidR="001B5EA1" w:rsidRPr="00A5610A" w:rsidRDefault="001B5EA1">
          <w:pPr>
            <w:pStyle w:val="TOC3"/>
            <w:rPr>
              <w:rFonts w:eastAsiaTheme="minorEastAsia"/>
              <w:b/>
              <w:bCs/>
              <w:kern w:val="2"/>
              <w:lang w:val="en-IN" w:eastAsia="en-IN"/>
              <w14:ligatures w14:val="standardContextual"/>
            </w:rPr>
          </w:pPr>
          <w:hyperlink w:anchor="_Toc233231883" w:history="1">
            <w:r w:rsidRPr="00A5610A">
              <w:rPr>
                <w:rStyle w:val="Hyperlink"/>
                <w:b/>
                <w:bCs/>
              </w:rPr>
              <w:t>D.8.3a Core therapeutic techniques</w:t>
            </w:r>
            <w:r w:rsidRPr="00A5610A">
              <w:rPr>
                <w:b/>
                <w:bCs/>
                <w:webHidden/>
              </w:rPr>
              <w:tab/>
            </w:r>
            <w:r w:rsidRPr="00A5610A">
              <w:rPr>
                <w:b/>
                <w:bCs/>
                <w:webHidden/>
              </w:rPr>
              <w:fldChar w:fldCharType="begin"/>
            </w:r>
            <w:r w:rsidRPr="00A5610A">
              <w:rPr>
                <w:b/>
                <w:bCs/>
                <w:webHidden/>
              </w:rPr>
              <w:instrText xml:space="preserve"> PAGEREF _Toc233231883 \h </w:instrText>
            </w:r>
            <w:r w:rsidRPr="00A5610A">
              <w:rPr>
                <w:b/>
                <w:bCs/>
                <w:webHidden/>
              </w:rPr>
            </w:r>
            <w:r w:rsidRPr="00A5610A">
              <w:rPr>
                <w:b/>
                <w:bCs/>
                <w:webHidden/>
              </w:rPr>
              <w:fldChar w:fldCharType="separate"/>
            </w:r>
            <w:r w:rsidRPr="00A5610A">
              <w:rPr>
                <w:b/>
                <w:bCs/>
                <w:webHidden/>
              </w:rPr>
              <w:t>46</w:t>
            </w:r>
            <w:r w:rsidRPr="00A5610A">
              <w:rPr>
                <w:b/>
                <w:bCs/>
                <w:webHidden/>
              </w:rPr>
              <w:fldChar w:fldCharType="end"/>
            </w:r>
          </w:hyperlink>
        </w:p>
        <w:p w14:paraId="7882886A" w14:textId="61C89CA1" w:rsidR="001B5EA1" w:rsidRPr="00A5610A" w:rsidRDefault="001B5EA1">
          <w:pPr>
            <w:pStyle w:val="TOC3"/>
            <w:rPr>
              <w:rFonts w:eastAsiaTheme="minorEastAsia"/>
              <w:b/>
              <w:bCs/>
              <w:kern w:val="2"/>
              <w:lang w:val="en-IN" w:eastAsia="en-IN"/>
              <w14:ligatures w14:val="standardContextual"/>
            </w:rPr>
          </w:pPr>
          <w:hyperlink w:anchor="_Toc233231884" w:history="1">
            <w:r w:rsidRPr="00A5610A">
              <w:rPr>
                <w:rStyle w:val="Hyperlink"/>
                <w:b/>
                <w:bCs/>
              </w:rPr>
              <w:t>D.8.3b Content and cultural adaptations</w:t>
            </w:r>
            <w:r w:rsidRPr="00A5610A">
              <w:rPr>
                <w:b/>
                <w:bCs/>
                <w:webHidden/>
              </w:rPr>
              <w:tab/>
            </w:r>
            <w:r w:rsidRPr="00A5610A">
              <w:rPr>
                <w:b/>
                <w:bCs/>
                <w:webHidden/>
              </w:rPr>
              <w:fldChar w:fldCharType="begin"/>
            </w:r>
            <w:r w:rsidRPr="00A5610A">
              <w:rPr>
                <w:b/>
                <w:bCs/>
                <w:webHidden/>
              </w:rPr>
              <w:instrText xml:space="preserve"> PAGEREF _Toc233231884 \h </w:instrText>
            </w:r>
            <w:r w:rsidRPr="00A5610A">
              <w:rPr>
                <w:b/>
                <w:bCs/>
                <w:webHidden/>
              </w:rPr>
            </w:r>
            <w:r w:rsidRPr="00A5610A">
              <w:rPr>
                <w:b/>
                <w:bCs/>
                <w:webHidden/>
              </w:rPr>
              <w:fldChar w:fldCharType="separate"/>
            </w:r>
            <w:r w:rsidRPr="00A5610A">
              <w:rPr>
                <w:b/>
                <w:bCs/>
                <w:webHidden/>
              </w:rPr>
              <w:t>46</w:t>
            </w:r>
            <w:r w:rsidRPr="00A5610A">
              <w:rPr>
                <w:b/>
                <w:bCs/>
                <w:webHidden/>
              </w:rPr>
              <w:fldChar w:fldCharType="end"/>
            </w:r>
          </w:hyperlink>
        </w:p>
        <w:p w14:paraId="42B83A87" w14:textId="3CA5BB6B" w:rsidR="001B5EA1" w:rsidRPr="00A5610A" w:rsidRDefault="001B5EA1">
          <w:pPr>
            <w:pStyle w:val="TOC3"/>
            <w:rPr>
              <w:rFonts w:eastAsiaTheme="minorEastAsia"/>
              <w:b/>
              <w:bCs/>
              <w:kern w:val="2"/>
              <w:lang w:val="en-IN" w:eastAsia="en-IN"/>
              <w14:ligatures w14:val="standardContextual"/>
            </w:rPr>
          </w:pPr>
          <w:hyperlink w:anchor="_Toc233231885" w:history="1">
            <w:r w:rsidRPr="00A5610A">
              <w:rPr>
                <w:rStyle w:val="Hyperlink"/>
                <w:b/>
                <w:bCs/>
              </w:rPr>
              <w:t>D.8.4 Dose band</w:t>
            </w:r>
            <w:r w:rsidRPr="00A5610A">
              <w:rPr>
                <w:b/>
                <w:bCs/>
                <w:webHidden/>
              </w:rPr>
              <w:tab/>
            </w:r>
            <w:r w:rsidRPr="00A5610A">
              <w:rPr>
                <w:b/>
                <w:bCs/>
                <w:webHidden/>
              </w:rPr>
              <w:fldChar w:fldCharType="begin"/>
            </w:r>
            <w:r w:rsidRPr="00A5610A">
              <w:rPr>
                <w:b/>
                <w:bCs/>
                <w:webHidden/>
              </w:rPr>
              <w:instrText xml:space="preserve"> PAGEREF _Toc233231885 \h </w:instrText>
            </w:r>
            <w:r w:rsidRPr="00A5610A">
              <w:rPr>
                <w:b/>
                <w:bCs/>
                <w:webHidden/>
              </w:rPr>
            </w:r>
            <w:r w:rsidRPr="00A5610A">
              <w:rPr>
                <w:b/>
                <w:bCs/>
                <w:webHidden/>
              </w:rPr>
              <w:fldChar w:fldCharType="separate"/>
            </w:r>
            <w:r w:rsidRPr="00A5610A">
              <w:rPr>
                <w:b/>
                <w:bCs/>
                <w:webHidden/>
              </w:rPr>
              <w:t>47</w:t>
            </w:r>
            <w:r w:rsidRPr="00A5610A">
              <w:rPr>
                <w:b/>
                <w:bCs/>
                <w:webHidden/>
              </w:rPr>
              <w:fldChar w:fldCharType="end"/>
            </w:r>
          </w:hyperlink>
        </w:p>
        <w:p w14:paraId="30AA15CD" w14:textId="3AF3F537" w:rsidR="001B5EA1" w:rsidRPr="00A5610A" w:rsidRDefault="001B5EA1">
          <w:pPr>
            <w:pStyle w:val="TOC3"/>
            <w:rPr>
              <w:rFonts w:eastAsiaTheme="minorEastAsia"/>
              <w:b/>
              <w:bCs/>
              <w:kern w:val="2"/>
              <w:lang w:val="en-IN" w:eastAsia="en-IN"/>
              <w14:ligatures w14:val="standardContextual"/>
            </w:rPr>
          </w:pPr>
          <w:hyperlink w:anchor="_Toc233231886" w:history="1">
            <w:r w:rsidRPr="00A5610A">
              <w:rPr>
                <w:rStyle w:val="Hyperlink"/>
                <w:b/>
                <w:bCs/>
              </w:rPr>
              <w:t>D.8.5 Facilitator type</w:t>
            </w:r>
            <w:r w:rsidRPr="00A5610A">
              <w:rPr>
                <w:b/>
                <w:bCs/>
                <w:webHidden/>
              </w:rPr>
              <w:tab/>
            </w:r>
            <w:r w:rsidRPr="00A5610A">
              <w:rPr>
                <w:b/>
                <w:bCs/>
                <w:webHidden/>
              </w:rPr>
              <w:fldChar w:fldCharType="begin"/>
            </w:r>
            <w:r w:rsidRPr="00A5610A">
              <w:rPr>
                <w:b/>
                <w:bCs/>
                <w:webHidden/>
              </w:rPr>
              <w:instrText xml:space="preserve"> PAGEREF _Toc233231886 \h </w:instrText>
            </w:r>
            <w:r w:rsidRPr="00A5610A">
              <w:rPr>
                <w:b/>
                <w:bCs/>
                <w:webHidden/>
              </w:rPr>
            </w:r>
            <w:r w:rsidRPr="00A5610A">
              <w:rPr>
                <w:b/>
                <w:bCs/>
                <w:webHidden/>
              </w:rPr>
              <w:fldChar w:fldCharType="separate"/>
            </w:r>
            <w:r w:rsidRPr="00A5610A">
              <w:rPr>
                <w:b/>
                <w:bCs/>
                <w:webHidden/>
              </w:rPr>
              <w:t>47</w:t>
            </w:r>
            <w:r w:rsidRPr="00A5610A">
              <w:rPr>
                <w:b/>
                <w:bCs/>
                <w:webHidden/>
              </w:rPr>
              <w:fldChar w:fldCharType="end"/>
            </w:r>
          </w:hyperlink>
        </w:p>
        <w:p w14:paraId="08131B43" w14:textId="418CBA67" w:rsidR="001B5EA1" w:rsidRPr="00A5610A" w:rsidRDefault="001B5EA1">
          <w:pPr>
            <w:pStyle w:val="TOC3"/>
            <w:rPr>
              <w:rFonts w:eastAsiaTheme="minorEastAsia"/>
              <w:b/>
              <w:bCs/>
              <w:kern w:val="2"/>
              <w:lang w:val="en-IN" w:eastAsia="en-IN"/>
              <w14:ligatures w14:val="standardContextual"/>
            </w:rPr>
          </w:pPr>
          <w:hyperlink w:anchor="_Toc233231887" w:history="1">
            <w:r w:rsidRPr="00A5610A">
              <w:rPr>
                <w:rStyle w:val="Hyperlink"/>
                <w:b/>
                <w:bCs/>
              </w:rPr>
              <w:t>D.8.6 Delivery format</w:t>
            </w:r>
            <w:r w:rsidRPr="00A5610A">
              <w:rPr>
                <w:b/>
                <w:bCs/>
                <w:webHidden/>
              </w:rPr>
              <w:tab/>
            </w:r>
            <w:r w:rsidRPr="00A5610A">
              <w:rPr>
                <w:b/>
                <w:bCs/>
                <w:webHidden/>
              </w:rPr>
              <w:fldChar w:fldCharType="begin"/>
            </w:r>
            <w:r w:rsidRPr="00A5610A">
              <w:rPr>
                <w:b/>
                <w:bCs/>
                <w:webHidden/>
              </w:rPr>
              <w:instrText xml:space="preserve"> PAGEREF _Toc233231887 \h </w:instrText>
            </w:r>
            <w:r w:rsidRPr="00A5610A">
              <w:rPr>
                <w:b/>
                <w:bCs/>
                <w:webHidden/>
              </w:rPr>
            </w:r>
            <w:r w:rsidRPr="00A5610A">
              <w:rPr>
                <w:b/>
                <w:bCs/>
                <w:webHidden/>
              </w:rPr>
              <w:fldChar w:fldCharType="separate"/>
            </w:r>
            <w:r w:rsidRPr="00A5610A">
              <w:rPr>
                <w:b/>
                <w:bCs/>
                <w:webHidden/>
              </w:rPr>
              <w:t>47</w:t>
            </w:r>
            <w:r w:rsidRPr="00A5610A">
              <w:rPr>
                <w:b/>
                <w:bCs/>
                <w:webHidden/>
              </w:rPr>
              <w:fldChar w:fldCharType="end"/>
            </w:r>
          </w:hyperlink>
        </w:p>
        <w:p w14:paraId="60099F3F" w14:textId="4BAF9161" w:rsidR="001B5EA1" w:rsidRPr="00A5610A" w:rsidRDefault="001B5EA1">
          <w:pPr>
            <w:pStyle w:val="TOC2"/>
            <w:rPr>
              <w:rFonts w:eastAsiaTheme="minorEastAsia"/>
              <w:iCs w:val="0"/>
              <w:kern w:val="2"/>
              <w:lang w:val="en-IN" w:eastAsia="en-IN"/>
              <w14:ligatures w14:val="standardContextual"/>
            </w:rPr>
          </w:pPr>
          <w:hyperlink w:anchor="_Toc233231888" w:history="1">
            <w:r w:rsidRPr="00A5610A">
              <w:rPr>
                <w:rStyle w:val="Hyperlink"/>
              </w:rPr>
              <w:t>D.9 Quality and provenance</w:t>
            </w:r>
            <w:r w:rsidRPr="00A5610A">
              <w:rPr>
                <w:webHidden/>
              </w:rPr>
              <w:tab/>
            </w:r>
            <w:r w:rsidRPr="00A5610A">
              <w:rPr>
                <w:webHidden/>
              </w:rPr>
              <w:fldChar w:fldCharType="begin"/>
            </w:r>
            <w:r w:rsidRPr="00A5610A">
              <w:rPr>
                <w:webHidden/>
              </w:rPr>
              <w:instrText xml:space="preserve"> PAGEREF _Toc233231888 \h </w:instrText>
            </w:r>
            <w:r w:rsidRPr="00A5610A">
              <w:rPr>
                <w:webHidden/>
              </w:rPr>
            </w:r>
            <w:r w:rsidRPr="00A5610A">
              <w:rPr>
                <w:webHidden/>
              </w:rPr>
              <w:fldChar w:fldCharType="separate"/>
            </w:r>
            <w:r w:rsidRPr="00A5610A">
              <w:rPr>
                <w:webHidden/>
              </w:rPr>
              <w:t>48</w:t>
            </w:r>
            <w:r w:rsidRPr="00A5610A">
              <w:rPr>
                <w:webHidden/>
              </w:rPr>
              <w:fldChar w:fldCharType="end"/>
            </w:r>
          </w:hyperlink>
        </w:p>
        <w:p w14:paraId="6C2F1FC8" w14:textId="3E80C21A"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89" w:history="1">
            <w:r w:rsidRPr="00A5610A">
              <w:rPr>
                <w:rStyle w:val="Hyperlink"/>
                <w:b/>
                <w:bCs/>
                <w:noProof/>
              </w:rPr>
              <w:t>Appendix E: Screening code list</w:t>
            </w:r>
            <w:r w:rsidRPr="00A5610A">
              <w:rPr>
                <w:b/>
                <w:bCs/>
                <w:noProof/>
                <w:webHidden/>
              </w:rPr>
              <w:tab/>
            </w:r>
            <w:r w:rsidRPr="00A5610A">
              <w:rPr>
                <w:b/>
                <w:bCs/>
                <w:noProof/>
                <w:webHidden/>
              </w:rPr>
              <w:fldChar w:fldCharType="begin"/>
            </w:r>
            <w:r w:rsidRPr="00A5610A">
              <w:rPr>
                <w:b/>
                <w:bCs/>
                <w:noProof/>
                <w:webHidden/>
              </w:rPr>
              <w:instrText xml:space="preserve"> PAGEREF _Toc233231889 \h </w:instrText>
            </w:r>
            <w:r w:rsidRPr="00A5610A">
              <w:rPr>
                <w:b/>
                <w:bCs/>
                <w:noProof/>
                <w:webHidden/>
              </w:rPr>
            </w:r>
            <w:r w:rsidRPr="00A5610A">
              <w:rPr>
                <w:b/>
                <w:bCs/>
                <w:noProof/>
                <w:webHidden/>
              </w:rPr>
              <w:fldChar w:fldCharType="separate"/>
            </w:r>
            <w:r w:rsidRPr="00A5610A">
              <w:rPr>
                <w:b/>
                <w:bCs/>
                <w:noProof/>
                <w:webHidden/>
              </w:rPr>
              <w:t>49</w:t>
            </w:r>
            <w:r w:rsidRPr="00A5610A">
              <w:rPr>
                <w:b/>
                <w:bCs/>
                <w:noProof/>
                <w:webHidden/>
              </w:rPr>
              <w:fldChar w:fldCharType="end"/>
            </w:r>
          </w:hyperlink>
        </w:p>
        <w:p w14:paraId="66E32B13" w14:textId="4C975A2A"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90" w:history="1">
            <w:r w:rsidRPr="00A5610A">
              <w:rPr>
                <w:rStyle w:val="Hyperlink"/>
                <w:b/>
                <w:bCs/>
                <w:noProof/>
              </w:rPr>
              <w:t>Appendix F: LLM prompt templates</w:t>
            </w:r>
            <w:r w:rsidRPr="00A5610A">
              <w:rPr>
                <w:b/>
                <w:bCs/>
                <w:noProof/>
                <w:webHidden/>
              </w:rPr>
              <w:tab/>
            </w:r>
            <w:r w:rsidRPr="00A5610A">
              <w:rPr>
                <w:b/>
                <w:bCs/>
                <w:noProof/>
                <w:webHidden/>
              </w:rPr>
              <w:fldChar w:fldCharType="begin"/>
            </w:r>
            <w:r w:rsidRPr="00A5610A">
              <w:rPr>
                <w:b/>
                <w:bCs/>
                <w:noProof/>
                <w:webHidden/>
              </w:rPr>
              <w:instrText xml:space="preserve"> PAGEREF _Toc233231890 \h </w:instrText>
            </w:r>
            <w:r w:rsidRPr="00A5610A">
              <w:rPr>
                <w:b/>
                <w:bCs/>
                <w:noProof/>
                <w:webHidden/>
              </w:rPr>
            </w:r>
            <w:r w:rsidRPr="00A5610A">
              <w:rPr>
                <w:b/>
                <w:bCs/>
                <w:noProof/>
                <w:webHidden/>
              </w:rPr>
              <w:fldChar w:fldCharType="separate"/>
            </w:r>
            <w:r w:rsidRPr="00A5610A">
              <w:rPr>
                <w:b/>
                <w:bCs/>
                <w:noProof/>
                <w:webHidden/>
              </w:rPr>
              <w:t>50</w:t>
            </w:r>
            <w:r w:rsidRPr="00A5610A">
              <w:rPr>
                <w:b/>
                <w:bCs/>
                <w:noProof/>
                <w:webHidden/>
              </w:rPr>
              <w:fldChar w:fldCharType="end"/>
            </w:r>
          </w:hyperlink>
        </w:p>
        <w:p w14:paraId="33F855A4" w14:textId="51710D3B" w:rsidR="001B5EA1" w:rsidRPr="00A5610A" w:rsidRDefault="001B5EA1">
          <w:pPr>
            <w:pStyle w:val="TOC2"/>
            <w:rPr>
              <w:rFonts w:eastAsiaTheme="minorEastAsia"/>
              <w:iCs w:val="0"/>
              <w:kern w:val="2"/>
              <w:lang w:val="en-IN" w:eastAsia="en-IN"/>
              <w14:ligatures w14:val="standardContextual"/>
            </w:rPr>
          </w:pPr>
          <w:hyperlink w:anchor="_Toc233231891" w:history="1">
            <w:r w:rsidRPr="00A5610A">
              <w:rPr>
                <w:rStyle w:val="Hyperlink"/>
              </w:rPr>
              <w:t>F.1 Model versions and configuration</w:t>
            </w:r>
            <w:r w:rsidRPr="00A5610A">
              <w:rPr>
                <w:webHidden/>
              </w:rPr>
              <w:tab/>
            </w:r>
            <w:r w:rsidRPr="00A5610A">
              <w:rPr>
                <w:webHidden/>
              </w:rPr>
              <w:fldChar w:fldCharType="begin"/>
            </w:r>
            <w:r w:rsidRPr="00A5610A">
              <w:rPr>
                <w:webHidden/>
              </w:rPr>
              <w:instrText xml:space="preserve"> PAGEREF _Toc233231891 \h </w:instrText>
            </w:r>
            <w:r w:rsidRPr="00A5610A">
              <w:rPr>
                <w:webHidden/>
              </w:rPr>
            </w:r>
            <w:r w:rsidRPr="00A5610A">
              <w:rPr>
                <w:webHidden/>
              </w:rPr>
              <w:fldChar w:fldCharType="separate"/>
            </w:r>
            <w:r w:rsidRPr="00A5610A">
              <w:rPr>
                <w:webHidden/>
              </w:rPr>
              <w:t>50</w:t>
            </w:r>
            <w:r w:rsidRPr="00A5610A">
              <w:rPr>
                <w:webHidden/>
              </w:rPr>
              <w:fldChar w:fldCharType="end"/>
            </w:r>
          </w:hyperlink>
        </w:p>
        <w:p w14:paraId="58FA30F8" w14:textId="4943E6F1" w:rsidR="001B5EA1" w:rsidRPr="00A5610A" w:rsidRDefault="001B5EA1">
          <w:pPr>
            <w:pStyle w:val="TOC2"/>
            <w:rPr>
              <w:rFonts w:eastAsiaTheme="minorEastAsia"/>
              <w:iCs w:val="0"/>
              <w:kern w:val="2"/>
              <w:lang w:val="en-IN" w:eastAsia="en-IN"/>
              <w14:ligatures w14:val="standardContextual"/>
            </w:rPr>
          </w:pPr>
          <w:hyperlink w:anchor="_Toc233231892" w:history="1">
            <w:r w:rsidRPr="00A5610A">
              <w:rPr>
                <w:rStyle w:val="Hyperlink"/>
              </w:rPr>
              <w:t>F.2 Title/abstract screening prompt</w:t>
            </w:r>
            <w:r w:rsidRPr="00A5610A">
              <w:rPr>
                <w:webHidden/>
              </w:rPr>
              <w:tab/>
            </w:r>
            <w:r w:rsidRPr="00A5610A">
              <w:rPr>
                <w:webHidden/>
              </w:rPr>
              <w:fldChar w:fldCharType="begin"/>
            </w:r>
            <w:r w:rsidRPr="00A5610A">
              <w:rPr>
                <w:webHidden/>
              </w:rPr>
              <w:instrText xml:space="preserve"> PAGEREF _Toc233231892 \h </w:instrText>
            </w:r>
            <w:r w:rsidRPr="00A5610A">
              <w:rPr>
                <w:webHidden/>
              </w:rPr>
            </w:r>
            <w:r w:rsidRPr="00A5610A">
              <w:rPr>
                <w:webHidden/>
              </w:rPr>
              <w:fldChar w:fldCharType="separate"/>
            </w:r>
            <w:r w:rsidRPr="00A5610A">
              <w:rPr>
                <w:webHidden/>
              </w:rPr>
              <w:t>51</w:t>
            </w:r>
            <w:r w:rsidRPr="00A5610A">
              <w:rPr>
                <w:webHidden/>
              </w:rPr>
              <w:fldChar w:fldCharType="end"/>
            </w:r>
          </w:hyperlink>
        </w:p>
        <w:p w14:paraId="1135835F" w14:textId="017F2113" w:rsidR="001B5EA1" w:rsidRPr="00A5610A" w:rsidRDefault="001B5EA1">
          <w:pPr>
            <w:pStyle w:val="TOC3"/>
            <w:rPr>
              <w:rFonts w:eastAsiaTheme="minorEastAsia"/>
              <w:b/>
              <w:bCs/>
              <w:kern w:val="2"/>
              <w:lang w:val="en-IN" w:eastAsia="en-IN"/>
              <w14:ligatures w14:val="standardContextual"/>
            </w:rPr>
          </w:pPr>
          <w:hyperlink w:anchor="_Toc233231893" w:history="1">
            <w:r w:rsidRPr="00A5610A">
              <w:rPr>
                <w:rStyle w:val="Hyperlink"/>
                <w:b/>
                <w:bCs/>
              </w:rPr>
              <w:t>F.2.1 Paraphrase variants</w:t>
            </w:r>
            <w:r w:rsidRPr="00A5610A">
              <w:rPr>
                <w:b/>
                <w:bCs/>
                <w:webHidden/>
              </w:rPr>
              <w:tab/>
            </w:r>
            <w:r w:rsidRPr="00A5610A">
              <w:rPr>
                <w:b/>
                <w:bCs/>
                <w:webHidden/>
              </w:rPr>
              <w:fldChar w:fldCharType="begin"/>
            </w:r>
            <w:r w:rsidRPr="00A5610A">
              <w:rPr>
                <w:b/>
                <w:bCs/>
                <w:webHidden/>
              </w:rPr>
              <w:instrText xml:space="preserve"> PAGEREF _Toc233231893 \h </w:instrText>
            </w:r>
            <w:r w:rsidRPr="00A5610A">
              <w:rPr>
                <w:b/>
                <w:bCs/>
                <w:webHidden/>
              </w:rPr>
            </w:r>
            <w:r w:rsidRPr="00A5610A">
              <w:rPr>
                <w:b/>
                <w:bCs/>
                <w:webHidden/>
              </w:rPr>
              <w:fldChar w:fldCharType="separate"/>
            </w:r>
            <w:r w:rsidRPr="00A5610A">
              <w:rPr>
                <w:b/>
                <w:bCs/>
                <w:webHidden/>
              </w:rPr>
              <w:t>52</w:t>
            </w:r>
            <w:r w:rsidRPr="00A5610A">
              <w:rPr>
                <w:b/>
                <w:bCs/>
                <w:webHidden/>
              </w:rPr>
              <w:fldChar w:fldCharType="end"/>
            </w:r>
          </w:hyperlink>
        </w:p>
        <w:p w14:paraId="4CFD8EDB" w14:textId="6407F34F" w:rsidR="001B5EA1" w:rsidRPr="00A5610A" w:rsidRDefault="001B5EA1">
          <w:pPr>
            <w:pStyle w:val="TOC2"/>
            <w:rPr>
              <w:rFonts w:eastAsiaTheme="minorEastAsia"/>
              <w:iCs w:val="0"/>
              <w:kern w:val="2"/>
              <w:lang w:val="en-IN" w:eastAsia="en-IN"/>
              <w14:ligatures w14:val="standardContextual"/>
            </w:rPr>
          </w:pPr>
          <w:hyperlink w:anchor="_Toc233231894" w:history="1">
            <w:r w:rsidRPr="00A5610A">
              <w:rPr>
                <w:rStyle w:val="Hyperlink"/>
              </w:rPr>
              <w:t>F.3 Full-text screening prompt</w:t>
            </w:r>
            <w:r w:rsidRPr="00A5610A">
              <w:rPr>
                <w:webHidden/>
              </w:rPr>
              <w:tab/>
            </w:r>
            <w:r w:rsidRPr="00A5610A">
              <w:rPr>
                <w:webHidden/>
              </w:rPr>
              <w:fldChar w:fldCharType="begin"/>
            </w:r>
            <w:r w:rsidRPr="00A5610A">
              <w:rPr>
                <w:webHidden/>
              </w:rPr>
              <w:instrText xml:space="preserve"> PAGEREF _Toc233231894 \h </w:instrText>
            </w:r>
            <w:r w:rsidRPr="00A5610A">
              <w:rPr>
                <w:webHidden/>
              </w:rPr>
            </w:r>
            <w:r w:rsidRPr="00A5610A">
              <w:rPr>
                <w:webHidden/>
              </w:rPr>
              <w:fldChar w:fldCharType="separate"/>
            </w:r>
            <w:r w:rsidRPr="00A5610A">
              <w:rPr>
                <w:webHidden/>
              </w:rPr>
              <w:t>53</w:t>
            </w:r>
            <w:r w:rsidRPr="00A5610A">
              <w:rPr>
                <w:webHidden/>
              </w:rPr>
              <w:fldChar w:fldCharType="end"/>
            </w:r>
          </w:hyperlink>
        </w:p>
        <w:p w14:paraId="365E3C01" w14:textId="552CC242" w:rsidR="001B5EA1" w:rsidRPr="00A5610A" w:rsidRDefault="001B5EA1">
          <w:pPr>
            <w:pStyle w:val="TOC2"/>
            <w:rPr>
              <w:rFonts w:eastAsiaTheme="minorEastAsia"/>
              <w:iCs w:val="0"/>
              <w:kern w:val="2"/>
              <w:lang w:val="en-IN" w:eastAsia="en-IN"/>
              <w14:ligatures w14:val="standardContextual"/>
            </w:rPr>
          </w:pPr>
          <w:hyperlink w:anchor="_Toc233231895" w:history="1">
            <w:r w:rsidRPr="00A5610A">
              <w:rPr>
                <w:rStyle w:val="Hyperlink"/>
              </w:rPr>
              <w:t>F.4 Data extraction prompt</w:t>
            </w:r>
            <w:r w:rsidRPr="00A5610A">
              <w:rPr>
                <w:webHidden/>
              </w:rPr>
              <w:tab/>
            </w:r>
            <w:r w:rsidRPr="00A5610A">
              <w:rPr>
                <w:webHidden/>
              </w:rPr>
              <w:fldChar w:fldCharType="begin"/>
            </w:r>
            <w:r w:rsidRPr="00A5610A">
              <w:rPr>
                <w:webHidden/>
              </w:rPr>
              <w:instrText xml:space="preserve"> PAGEREF _Toc233231895 \h </w:instrText>
            </w:r>
            <w:r w:rsidRPr="00A5610A">
              <w:rPr>
                <w:webHidden/>
              </w:rPr>
            </w:r>
            <w:r w:rsidRPr="00A5610A">
              <w:rPr>
                <w:webHidden/>
              </w:rPr>
              <w:fldChar w:fldCharType="separate"/>
            </w:r>
            <w:r w:rsidRPr="00A5610A">
              <w:rPr>
                <w:webHidden/>
              </w:rPr>
              <w:t>54</w:t>
            </w:r>
            <w:r w:rsidRPr="00A5610A">
              <w:rPr>
                <w:webHidden/>
              </w:rPr>
              <w:fldChar w:fldCharType="end"/>
            </w:r>
          </w:hyperlink>
        </w:p>
        <w:p w14:paraId="5830C109" w14:textId="7E987F0A" w:rsidR="001B5EA1" w:rsidRPr="00A5610A" w:rsidRDefault="001B5EA1">
          <w:pPr>
            <w:pStyle w:val="TOC2"/>
            <w:rPr>
              <w:rFonts w:eastAsiaTheme="minorEastAsia"/>
              <w:iCs w:val="0"/>
              <w:kern w:val="2"/>
              <w:lang w:val="en-IN" w:eastAsia="en-IN"/>
              <w14:ligatures w14:val="standardContextual"/>
            </w:rPr>
          </w:pPr>
          <w:hyperlink w:anchor="_Toc233231896" w:history="1">
            <w:r w:rsidRPr="00A5610A">
              <w:rPr>
                <w:rStyle w:val="Hyperlink"/>
              </w:rPr>
              <w:t>F.5 Verbatim-span validation prompt</w:t>
            </w:r>
            <w:r w:rsidRPr="00A5610A">
              <w:rPr>
                <w:webHidden/>
              </w:rPr>
              <w:tab/>
            </w:r>
            <w:r w:rsidRPr="00A5610A">
              <w:rPr>
                <w:webHidden/>
              </w:rPr>
              <w:fldChar w:fldCharType="begin"/>
            </w:r>
            <w:r w:rsidRPr="00A5610A">
              <w:rPr>
                <w:webHidden/>
              </w:rPr>
              <w:instrText xml:space="preserve"> PAGEREF _Toc233231896 \h </w:instrText>
            </w:r>
            <w:r w:rsidRPr="00A5610A">
              <w:rPr>
                <w:webHidden/>
              </w:rPr>
            </w:r>
            <w:r w:rsidRPr="00A5610A">
              <w:rPr>
                <w:webHidden/>
              </w:rPr>
              <w:fldChar w:fldCharType="separate"/>
            </w:r>
            <w:r w:rsidRPr="00A5610A">
              <w:rPr>
                <w:webHidden/>
              </w:rPr>
              <w:t>56</w:t>
            </w:r>
            <w:r w:rsidRPr="00A5610A">
              <w:rPr>
                <w:webHidden/>
              </w:rPr>
              <w:fldChar w:fldCharType="end"/>
            </w:r>
          </w:hyperlink>
        </w:p>
        <w:p w14:paraId="616A6BD5" w14:textId="51820C3B" w:rsidR="001B5EA1" w:rsidRPr="00A5610A" w:rsidRDefault="001B5EA1">
          <w:pPr>
            <w:pStyle w:val="TOC2"/>
            <w:rPr>
              <w:rFonts w:eastAsiaTheme="minorEastAsia"/>
              <w:iCs w:val="0"/>
              <w:kern w:val="2"/>
              <w:lang w:val="en-IN" w:eastAsia="en-IN"/>
              <w14:ligatures w14:val="standardContextual"/>
            </w:rPr>
          </w:pPr>
          <w:hyperlink w:anchor="_Toc233231897" w:history="1">
            <w:r w:rsidRPr="00A5610A">
              <w:rPr>
                <w:rStyle w:val="Hyperlink"/>
              </w:rPr>
              <w:t>F.6 Calibration and audit</w:t>
            </w:r>
            <w:r w:rsidRPr="00A5610A">
              <w:rPr>
                <w:webHidden/>
              </w:rPr>
              <w:tab/>
            </w:r>
            <w:r w:rsidRPr="00A5610A">
              <w:rPr>
                <w:webHidden/>
              </w:rPr>
              <w:fldChar w:fldCharType="begin"/>
            </w:r>
            <w:r w:rsidRPr="00A5610A">
              <w:rPr>
                <w:webHidden/>
              </w:rPr>
              <w:instrText xml:space="preserve"> PAGEREF _Toc233231897 \h </w:instrText>
            </w:r>
            <w:r w:rsidRPr="00A5610A">
              <w:rPr>
                <w:webHidden/>
              </w:rPr>
            </w:r>
            <w:r w:rsidRPr="00A5610A">
              <w:rPr>
                <w:webHidden/>
              </w:rPr>
              <w:fldChar w:fldCharType="separate"/>
            </w:r>
            <w:r w:rsidRPr="00A5610A">
              <w:rPr>
                <w:webHidden/>
              </w:rPr>
              <w:t>57</w:t>
            </w:r>
            <w:r w:rsidRPr="00A5610A">
              <w:rPr>
                <w:webHidden/>
              </w:rPr>
              <w:fldChar w:fldCharType="end"/>
            </w:r>
          </w:hyperlink>
        </w:p>
        <w:p w14:paraId="4AB7A3FE" w14:textId="229A4C8F"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98" w:history="1">
            <w:r w:rsidRPr="00A5610A">
              <w:rPr>
                <w:rStyle w:val="Hyperlink"/>
                <w:b/>
                <w:bCs/>
                <w:noProof/>
              </w:rPr>
              <w:t>Appendix G: PRISMA 2020 checklist</w:t>
            </w:r>
            <w:r w:rsidRPr="00A5610A">
              <w:rPr>
                <w:b/>
                <w:bCs/>
                <w:noProof/>
                <w:webHidden/>
              </w:rPr>
              <w:tab/>
            </w:r>
            <w:r w:rsidRPr="00A5610A">
              <w:rPr>
                <w:b/>
                <w:bCs/>
                <w:noProof/>
                <w:webHidden/>
              </w:rPr>
              <w:fldChar w:fldCharType="begin"/>
            </w:r>
            <w:r w:rsidRPr="00A5610A">
              <w:rPr>
                <w:b/>
                <w:bCs/>
                <w:noProof/>
                <w:webHidden/>
              </w:rPr>
              <w:instrText xml:space="preserve"> PAGEREF _Toc233231898 \h </w:instrText>
            </w:r>
            <w:r w:rsidRPr="00A5610A">
              <w:rPr>
                <w:b/>
                <w:bCs/>
                <w:noProof/>
                <w:webHidden/>
              </w:rPr>
            </w:r>
            <w:r w:rsidRPr="00A5610A">
              <w:rPr>
                <w:b/>
                <w:bCs/>
                <w:noProof/>
                <w:webHidden/>
              </w:rPr>
              <w:fldChar w:fldCharType="separate"/>
            </w:r>
            <w:r w:rsidRPr="00A5610A">
              <w:rPr>
                <w:b/>
                <w:bCs/>
                <w:noProof/>
                <w:webHidden/>
              </w:rPr>
              <w:t>57</w:t>
            </w:r>
            <w:r w:rsidRPr="00A5610A">
              <w:rPr>
                <w:b/>
                <w:bCs/>
                <w:noProof/>
                <w:webHidden/>
              </w:rPr>
              <w:fldChar w:fldCharType="end"/>
            </w:r>
          </w:hyperlink>
        </w:p>
        <w:p w14:paraId="021B2A68" w14:textId="5148E928" w:rsidR="001B5EA1" w:rsidRPr="00A5610A" w:rsidRDefault="001B5EA1">
          <w:pPr>
            <w:pStyle w:val="TOC1"/>
            <w:tabs>
              <w:tab w:val="right" w:leader="dot" w:pos="9350"/>
            </w:tabs>
            <w:rPr>
              <w:rFonts w:eastAsiaTheme="minorEastAsia"/>
              <w:b/>
              <w:bCs/>
              <w:noProof/>
              <w:kern w:val="2"/>
              <w:lang w:val="en-IN" w:eastAsia="en-IN"/>
              <w14:ligatures w14:val="standardContextual"/>
            </w:rPr>
          </w:pPr>
          <w:hyperlink w:anchor="_Toc233231899" w:history="1">
            <w:r w:rsidRPr="00A5610A">
              <w:rPr>
                <w:rStyle w:val="Hyperlink"/>
                <w:b/>
                <w:bCs/>
                <w:noProof/>
              </w:rPr>
              <w:t>LLM use disclaimer</w:t>
            </w:r>
            <w:r w:rsidRPr="00A5610A">
              <w:rPr>
                <w:b/>
                <w:bCs/>
                <w:noProof/>
                <w:webHidden/>
              </w:rPr>
              <w:tab/>
            </w:r>
            <w:r w:rsidRPr="00A5610A">
              <w:rPr>
                <w:b/>
                <w:bCs/>
                <w:noProof/>
                <w:webHidden/>
              </w:rPr>
              <w:fldChar w:fldCharType="begin"/>
            </w:r>
            <w:r w:rsidRPr="00A5610A">
              <w:rPr>
                <w:b/>
                <w:bCs/>
                <w:noProof/>
                <w:webHidden/>
              </w:rPr>
              <w:instrText xml:space="preserve"> PAGEREF _Toc233231899 \h </w:instrText>
            </w:r>
            <w:r w:rsidRPr="00A5610A">
              <w:rPr>
                <w:b/>
                <w:bCs/>
                <w:noProof/>
                <w:webHidden/>
              </w:rPr>
            </w:r>
            <w:r w:rsidRPr="00A5610A">
              <w:rPr>
                <w:b/>
                <w:bCs/>
                <w:noProof/>
                <w:webHidden/>
              </w:rPr>
              <w:fldChar w:fldCharType="separate"/>
            </w:r>
            <w:r w:rsidRPr="00A5610A">
              <w:rPr>
                <w:b/>
                <w:bCs/>
                <w:noProof/>
                <w:webHidden/>
              </w:rPr>
              <w:t>57</w:t>
            </w:r>
            <w:r w:rsidRPr="00A5610A">
              <w:rPr>
                <w:b/>
                <w:bCs/>
                <w:noProof/>
                <w:webHidden/>
              </w:rPr>
              <w:fldChar w:fldCharType="end"/>
            </w:r>
          </w:hyperlink>
        </w:p>
        <w:p w14:paraId="4C73D54D" w14:textId="6736972B" w:rsidR="00D16BED" w:rsidRPr="00BA1FC0" w:rsidRDefault="006E3460" w:rsidP="006124AA">
          <w:pPr>
            <w:spacing w:after="0"/>
          </w:pPr>
          <w:r w:rsidRPr="00A5610A">
            <w:rPr>
              <w:b/>
              <w:bCs/>
            </w:rPr>
            <w:fldChar w:fldCharType="end"/>
          </w:r>
        </w:p>
      </w:sdtContent>
    </w:sdt>
    <w:p w14:paraId="6AD2C4C5" w14:textId="77777777" w:rsidR="00BA1FC0" w:rsidRDefault="00BA1FC0" w:rsidP="002D5C7F">
      <w:pPr>
        <w:pStyle w:val="Heading1"/>
        <w:rPr>
          <w:ins w:id="41" w:author="Suvarna Pande" w:date="2026-06-23T10:43:00Z" w16du:dateUtc="2026-06-23T09:43:00Z"/>
        </w:rPr>
        <w:sectPr w:rsidR="00BA1FC0">
          <w:footnotePr>
            <w:numRestart w:val="eachSect"/>
          </w:footnotePr>
          <w:pgSz w:w="12240" w:h="15840"/>
          <w:pgMar w:top="1440" w:right="1440" w:bottom="1440" w:left="1440" w:header="720" w:footer="720" w:gutter="0"/>
          <w:cols w:space="720"/>
        </w:sectPr>
      </w:pPr>
      <w:bookmarkStart w:id="42" w:name="plain-language-summary"/>
    </w:p>
    <w:p w14:paraId="602BEE68" w14:textId="77777777" w:rsidR="00D16BED" w:rsidRPr="00836A4E" w:rsidRDefault="00155271" w:rsidP="002D5C7F">
      <w:pPr>
        <w:pStyle w:val="Heading1"/>
      </w:pPr>
      <w:bookmarkStart w:id="43" w:name="_Toc233231821"/>
      <w:r w:rsidRPr="00836A4E">
        <w:lastRenderedPageBreak/>
        <w:t>Plain-language summary</w:t>
      </w:r>
      <w:bookmarkEnd w:id="43"/>
    </w:p>
    <w:p w14:paraId="150557C9" w14:textId="69D72794" w:rsidR="00E538B5" w:rsidRPr="00E538B5" w:rsidRDefault="00155271" w:rsidP="0074134A">
      <w:pPr>
        <w:rPr>
          <w:b/>
          <w:bCs/>
        </w:rPr>
      </w:pPr>
      <w:bookmarkStart w:id="44" w:name="_Toc233210981"/>
      <w:r w:rsidRPr="00E538B5">
        <w:t xml:space="preserve">StrongMinds is designing </w:t>
      </w:r>
      <w:r w:rsidR="00E538B5" w:rsidRPr="00E40867">
        <w:t>a</w:t>
      </w:r>
      <w:ins w:id="45" w:author="Anil Thota" w:date="2026-06-26T16:54:00Z" w16du:dateUtc="2026-06-26T20:54:00Z">
        <w:r w:rsidR="00E73A90">
          <w:t xml:space="preserve">n </w:t>
        </w:r>
        <w:r w:rsidR="00E73A90" w:rsidRPr="00E73A90">
          <w:rPr>
            <w:rPrChange w:id="46" w:author="Anil Thota" w:date="2026-06-26T16:54:00Z" w16du:dateUtc="2026-06-26T20:54:00Z">
              <w:rPr>
                <w:b/>
                <w:bCs/>
              </w:rPr>
            </w:rPrChange>
          </w:rPr>
          <w:t>Ultra-Low-Cost Model</w:t>
        </w:r>
      </w:ins>
      <w:r w:rsidRPr="00E538B5">
        <w:t xml:space="preserve"> </w:t>
      </w:r>
      <w:ins w:id="47" w:author="Anil Thota" w:date="2026-06-26T16:55:00Z" w16du:dateUtc="2026-06-26T20:55:00Z">
        <w:r w:rsidR="00E73A90">
          <w:t>(</w:t>
        </w:r>
      </w:ins>
      <w:r w:rsidRPr="00E538B5">
        <w:t>ULCM</w:t>
      </w:r>
      <w:ins w:id="48" w:author="Anil Thota" w:date="2026-06-26T16:55:00Z" w16du:dateUtc="2026-06-26T20:55:00Z">
        <w:r w:rsidR="00E73A90">
          <w:t>)</w:t>
        </w:r>
      </w:ins>
      <w:r w:rsidRPr="00E538B5">
        <w:t xml:space="preserve"> to deliver group-based support for adult depression in LMICs at roughly USD 1 per person treated. </w:t>
      </w:r>
      <w:r w:rsidR="00B326AC" w:rsidRPr="00E538B5">
        <w:t>T</w:t>
      </w:r>
      <w:r w:rsidR="00C42C30" w:rsidRPr="00E538B5">
        <w:t>o do so, t</w:t>
      </w:r>
      <w:r w:rsidR="00B326AC" w:rsidRPr="00E538B5">
        <w:t xml:space="preserve">he design </w:t>
      </w:r>
      <w:r w:rsidR="00C42C30" w:rsidRPr="00E538B5">
        <w:t>stage</w:t>
      </w:r>
      <w:r w:rsidR="00B326AC" w:rsidRPr="00E538B5">
        <w:t xml:space="preserve"> needs a concise but defensible</w:t>
      </w:r>
      <w:r w:rsidR="00E538B5">
        <w:rPr>
          <w:b/>
          <w:bCs/>
        </w:rPr>
        <w:t>,</w:t>
      </w:r>
      <w:r w:rsidR="00B326AC" w:rsidRPr="00E538B5">
        <w:t xml:space="preserve"> </w:t>
      </w:r>
      <w:r w:rsidR="00824811" w:rsidRPr="00E538B5">
        <w:t>rigorous</w:t>
      </w:r>
      <w:r w:rsidR="00B326AC" w:rsidRPr="00E538B5">
        <w:t xml:space="preserve"> summary of the existing evidence on what works, for whom, at what dose, who delivers it, and at what cost.</w:t>
      </w:r>
      <w:r w:rsidRPr="00E538B5">
        <w:t xml:space="preserve"> </w:t>
      </w:r>
      <w:r w:rsidR="00B326AC" w:rsidRPr="00E538B5">
        <w:t xml:space="preserve">This protocol </w:t>
      </w:r>
      <w:r w:rsidR="00E40867">
        <w:t>outlines how we will assemble, screen, extract, and synthesise that evidence over an eight-week period</w:t>
      </w:r>
      <w:r w:rsidR="00B326AC" w:rsidRPr="00E538B5">
        <w:t>. It combines external peer-reviewed literature with StrongMinds' own internal study findings.</w:t>
      </w:r>
      <w:bookmarkEnd w:id="44"/>
      <w:r w:rsidR="003E731E" w:rsidRPr="00E538B5">
        <w:t xml:space="preserve"> </w:t>
      </w:r>
      <w:bookmarkStart w:id="49" w:name="introduction"/>
      <w:bookmarkEnd w:id="42"/>
    </w:p>
    <w:p w14:paraId="32A36C38" w14:textId="0F0384AB" w:rsidR="00D16BED" w:rsidRDefault="00155271" w:rsidP="002D5C7F">
      <w:pPr>
        <w:pStyle w:val="Heading1"/>
      </w:pPr>
      <w:bookmarkStart w:id="50" w:name="_Toc233231822"/>
      <w:r>
        <w:t>1. Introduction</w:t>
      </w:r>
      <w:bookmarkEnd w:id="50"/>
    </w:p>
    <w:p w14:paraId="72E34045" w14:textId="0AEAF7FA" w:rsidR="00362BA0" w:rsidRDefault="00357743" w:rsidP="002D5C7F">
      <w:pPr>
        <w:pStyle w:val="FirstParagraph"/>
      </w:pPr>
      <w:r w:rsidRPr="008A4BF5">
        <w:t>StrongMinds aims to reach 100 million people by 2035 with clinically</w:t>
      </w:r>
      <w:ins w:id="51" w:author="Anil Thota" w:date="2026-06-26T16:57:00Z" w16du:dateUtc="2026-06-26T20:57:00Z">
        <w:r w:rsidRPr="008A4BF5">
          <w:t xml:space="preserve"> </w:t>
        </w:r>
      </w:ins>
      <w:del w:id="52" w:author="Anil Thota" w:date="2026-06-26T16:56:00Z" w16du:dateUtc="2026-06-26T20:56:00Z">
        <w:r w:rsidRPr="008A4BF5" w:rsidDel="00011702">
          <w:delText xml:space="preserve"> </w:delText>
        </w:r>
      </w:del>
      <w:r w:rsidRPr="008A4BF5">
        <w:t xml:space="preserve">validated, government-adoptable depression care delivered at approximately USD 1 per </w:t>
      </w:r>
      <w:commentRangeStart w:id="53"/>
      <w:commentRangeStart w:id="54"/>
      <w:r w:rsidRPr="008A4BF5">
        <w:t>client</w:t>
      </w:r>
      <w:commentRangeEnd w:id="53"/>
      <w:r w:rsidR="00E5655E" w:rsidRPr="008A4BF5">
        <w:rPr>
          <w:rStyle w:val="CommentReference"/>
          <w:sz w:val="22"/>
          <w:szCs w:val="22"/>
        </w:rPr>
        <w:commentReference w:id="53"/>
      </w:r>
      <w:commentRangeEnd w:id="54"/>
      <w:r w:rsidRPr="008A4BF5">
        <w:rPr>
          <w:rStyle w:val="CommentReference"/>
          <w:sz w:val="22"/>
          <w:szCs w:val="22"/>
        </w:rPr>
        <w:commentReference w:id="54"/>
      </w:r>
      <w:r w:rsidRPr="008A4BF5">
        <w:t>.</w:t>
      </w:r>
      <w:r>
        <w:t xml:space="preserve"> </w:t>
      </w:r>
      <w:r w:rsidR="001B0C16" w:rsidRPr="008A4BF5">
        <w:t xml:space="preserve">This goal requires a fundamental redesign of how individuals enter and progress through </w:t>
      </w:r>
      <w:r w:rsidR="009D0EEA">
        <w:t>the care system</w:t>
      </w:r>
      <w:r w:rsidR="001B0C16" w:rsidRPr="008A4BF5">
        <w:t>. Non-specialists will deliver brief, structured, task-shifted interventions within a stepped-care architecture.</w:t>
      </w:r>
    </w:p>
    <w:p w14:paraId="5B197D8B" w14:textId="0620A77D" w:rsidR="0041669A" w:rsidRPr="001760B7" w:rsidRDefault="002474F9" w:rsidP="002D5C7F">
      <w:pPr>
        <w:pStyle w:val="BodyText"/>
      </w:pPr>
      <w:r w:rsidRPr="008A4BF5">
        <w:t>The Phase 3 pilot program</w:t>
      </w:r>
      <w:r>
        <w:t xml:space="preserve"> </w:t>
      </w:r>
      <w:r w:rsidRPr="008A4BF5">
        <w:t>(October 2025 – April 2026) produced directional signals on three points. Psychoeducation (PE) and problem-solving (PS) emerged as the most promising active ingredients</w:t>
      </w:r>
      <w:r>
        <w:t xml:space="preserve">. </w:t>
      </w:r>
      <w:r w:rsidR="00271EEA" w:rsidRPr="008A4BF5">
        <w:t xml:space="preserve">Multi-session interventions outperformed single-session </w:t>
      </w:r>
      <w:r w:rsidR="009D0EEA">
        <w:t>interventions at the 3</w:t>
      </w:r>
      <w:r w:rsidR="00271EEA" w:rsidRPr="008A4BF5">
        <w:t>-month follow-up. The minimum effective dose appeared to be two sessions.</w:t>
      </w:r>
      <w:r w:rsidR="00FA3CC5">
        <w:t xml:space="preserve"> </w:t>
      </w:r>
      <w:r w:rsidR="00C96BD9">
        <w:t xml:space="preserve">However, </w:t>
      </w:r>
      <w:r w:rsidR="00FA3CC5" w:rsidRPr="008A4BF5">
        <w:t>Phase 3 was non-randomi</w:t>
      </w:r>
      <w:r w:rsidR="00C96BD9">
        <w:t>z</w:t>
      </w:r>
      <w:r w:rsidR="00FA3CC5" w:rsidRPr="008A4BF5">
        <w:t>ed. It used a single Mental Health Counsellor per ingredient arm and produced effect estimates with wide uncertainty bands</w:t>
      </w:r>
      <w:r w:rsidR="00093573">
        <w:t xml:space="preserve">. </w:t>
      </w:r>
      <w:r w:rsidR="002561FA" w:rsidRPr="008A4BF5">
        <w:t>The Phase 4 academic workstream therefore triangulates these internal signals against the wider evidence base</w:t>
      </w:r>
      <w:r w:rsidR="00CE324A">
        <w:t xml:space="preserve"> </w:t>
      </w:r>
      <w:r w:rsidR="00CE324A" w:rsidRPr="008A4BF5">
        <w:t>before the team commits to a Minimum Viable Product (MVP) specification</w:t>
      </w:r>
      <w:r w:rsidR="002561FA">
        <w:t xml:space="preserve">. </w:t>
      </w:r>
    </w:p>
    <w:p w14:paraId="736CFEB4" w14:textId="2B6D34EC" w:rsidR="00D16BED" w:rsidRPr="00BA1FC0" w:rsidRDefault="00C11A08" w:rsidP="002D5C7F">
      <w:pPr>
        <w:pStyle w:val="BodyText"/>
      </w:pPr>
      <w:r w:rsidRPr="008A4BF5">
        <w:t xml:space="preserve">This rapid review (Milestone 1, M1) </w:t>
      </w:r>
      <w:r w:rsidR="009D0EEA">
        <w:t>serves as the foundation for</w:t>
      </w:r>
      <w:r w:rsidRPr="008A4BF5">
        <w:t xml:space="preserve"> that triangulation. It covers the published evidence on low-intensity, task-shifted, group-based depression interventions globally. The review is organized around </w:t>
      </w:r>
      <w:del w:id="55" w:author="Anil Thota" w:date="2026-06-26T16:58:00Z" w16du:dateUtc="2026-06-26T20:58:00Z">
        <w:r w:rsidRPr="008A4BF5">
          <w:delText xml:space="preserve">sixteen </w:delText>
        </w:r>
      </w:del>
      <w:ins w:id="56" w:author="Anil Thota" w:date="2026-06-26T16:58:00Z" w16du:dateUtc="2026-06-26T20:58:00Z">
        <w:r w:rsidR="00384007">
          <w:t>16</w:t>
        </w:r>
        <w:r w:rsidR="00384007" w:rsidRPr="008A4BF5">
          <w:t xml:space="preserve"> </w:t>
        </w:r>
      </w:ins>
      <w:r w:rsidRPr="008A4BF5">
        <w:t>pre-specified research questions and integrates StrongMinds' internal evidence as a parallel stream. Its purpose is to:</w:t>
      </w:r>
    </w:p>
    <w:p w14:paraId="4B6B367F" w14:textId="77777777" w:rsidR="00D16BED" w:rsidRPr="00BA1FC0" w:rsidRDefault="00155271" w:rsidP="002D5C7F">
      <w:pPr>
        <w:pStyle w:val="Compact"/>
        <w:numPr>
          <w:ilvl w:val="0"/>
          <w:numId w:val="2"/>
        </w:numPr>
      </w:pPr>
      <w:r w:rsidRPr="00BA1FC0">
        <w:t>Establish what is known and not known across the design dimensions of the ULCM (active ingredients, dose, delivery, workforce, group size, severity stratification, durability, cost);</w:t>
      </w:r>
    </w:p>
    <w:p w14:paraId="2368CA7A" w14:textId="77777777" w:rsidR="00D16BED" w:rsidRPr="00BA1FC0" w:rsidRDefault="00155271" w:rsidP="002D5C7F">
      <w:pPr>
        <w:pStyle w:val="Compact"/>
        <w:numPr>
          <w:ilvl w:val="0"/>
          <w:numId w:val="2"/>
        </w:numPr>
      </w:pPr>
      <w:r w:rsidRPr="00BA1FC0">
        <w:t>Identify points of convergence and divergence between Phase 3 findings and external evidence;</w:t>
      </w:r>
    </w:p>
    <w:p w14:paraId="321DC64B" w14:textId="77777777" w:rsidR="00D16BED" w:rsidRPr="00BA1FC0" w:rsidRDefault="00155271" w:rsidP="002D5C7F">
      <w:pPr>
        <w:pStyle w:val="Compact"/>
        <w:numPr>
          <w:ilvl w:val="0"/>
          <w:numId w:val="2"/>
        </w:numPr>
      </w:pPr>
      <w:r w:rsidRPr="00BA1FC0">
        <w:t>Recommend a candidate MVP design space, with explicit residual uncertainties to be resolved in Phase 5;</w:t>
      </w:r>
    </w:p>
    <w:p w14:paraId="5A39BD97" w14:textId="77777777" w:rsidR="00D16BED" w:rsidRPr="00BA1FC0" w:rsidRDefault="00155271" w:rsidP="002D5C7F">
      <w:pPr>
        <w:pStyle w:val="Compact"/>
        <w:numPr>
          <w:ilvl w:val="0"/>
          <w:numId w:val="2"/>
        </w:numPr>
      </w:pPr>
      <w:r w:rsidRPr="00BA1FC0">
        <w:t xml:space="preserve">Feed directly into Milestone 2 (decision-ready evidence pack) and Milestone 3 (integration workshop with the </w:t>
      </w:r>
      <w:commentRangeStart w:id="57"/>
      <w:commentRangeStart w:id="58"/>
      <w:r w:rsidRPr="00BA1FC0">
        <w:t xml:space="preserve">HCD </w:t>
      </w:r>
      <w:commentRangeEnd w:id="57"/>
      <w:r w:rsidR="00B26AA0" w:rsidRPr="00BA1FC0">
        <w:rPr>
          <w:rStyle w:val="CommentReference"/>
          <w:sz w:val="22"/>
          <w:szCs w:val="22"/>
        </w:rPr>
        <w:commentReference w:id="57"/>
      </w:r>
      <w:commentRangeEnd w:id="58"/>
      <w:r w:rsidRPr="00BA1FC0">
        <w:rPr>
          <w:rStyle w:val="CommentReference"/>
          <w:sz w:val="22"/>
          <w:szCs w:val="22"/>
        </w:rPr>
        <w:commentReference w:id="58"/>
      </w:r>
      <w:r w:rsidRPr="00BA1FC0">
        <w:t>workstream).</w:t>
      </w:r>
    </w:p>
    <w:p w14:paraId="5BBCAD2F" w14:textId="6BC69208" w:rsidR="00D16BED" w:rsidRPr="00BA1FC0" w:rsidRDefault="00155271" w:rsidP="002D5C7F">
      <w:pPr>
        <w:pStyle w:val="FirstParagraph"/>
      </w:pPr>
      <w:r w:rsidRPr="00BA1FC0">
        <w:t xml:space="preserve">The review is rapid by design. It is not a full systematic review and does not produce meta-analytic effect estimates. </w:t>
      </w:r>
      <w:r w:rsidR="00181887" w:rsidRPr="008A4BF5">
        <w:t xml:space="preserve">The structure remains transparent, reproducible, and defensible for a </w:t>
      </w:r>
      <w:r w:rsidR="00181887" w:rsidRPr="008A4BF5">
        <w:lastRenderedPageBreak/>
        <w:t>strategic decision-making audience (the StrongMinds Global Leadership Team, GLT). It works within the constraints of a single screener and an eight-week timeline.</w:t>
      </w:r>
    </w:p>
    <w:p w14:paraId="46C44DF7" w14:textId="77777777" w:rsidR="00D16BED" w:rsidRDefault="00155271" w:rsidP="002D5C7F">
      <w:pPr>
        <w:pStyle w:val="Heading1"/>
      </w:pPr>
      <w:bookmarkStart w:id="59" w:name="_Toc233231823"/>
      <w:bookmarkStart w:id="60" w:name="conceptual-framework"/>
      <w:bookmarkEnd w:id="49"/>
      <w:r>
        <w:t>2. Conceptual framework</w:t>
      </w:r>
      <w:bookmarkEnd w:id="59"/>
    </w:p>
    <w:p w14:paraId="744EB30F" w14:textId="74FDBBD1" w:rsidR="00D16BED" w:rsidRPr="00BA1FC0" w:rsidRDefault="0067691F" w:rsidP="002D5C7F">
      <w:pPr>
        <w:pStyle w:val="FirstParagraph"/>
      </w:pPr>
      <w:r>
        <w:rPr>
          <w:b/>
          <w:bCs/>
        </w:rPr>
        <w:t xml:space="preserve"> </w:t>
      </w:r>
      <w:r w:rsidRPr="008A4BF5">
        <w:t>We organi</w:t>
      </w:r>
      <w:r>
        <w:t>z</w:t>
      </w:r>
      <w:r w:rsidRPr="008A4BF5">
        <w:t xml:space="preserve">e the evidence base around an adapted </w:t>
      </w:r>
      <w:r w:rsidRPr="000E63CB">
        <w:rPr>
          <w:b/>
          <w:bCs/>
        </w:rPr>
        <w:t>stepped-care architecture for common mental disorders</w:t>
      </w:r>
      <w:r w:rsidRPr="008A4BF5">
        <w:t xml:space="preserve"> </w:t>
      </w:r>
      <w:r w:rsidR="0041678C">
        <w:fldChar w:fldCharType="begin"/>
      </w:r>
      <w:r w:rsidR="0041678C">
        <w:instrText xml:space="preserve"> ADDIN ZOTERO_ITEM CSL_CITATION {"citationID":"StuFf0tI","properties":{"unsorted":false,"formattedCitation":"(Bower &amp; Gilbody, 2005; World Health Organization, 2008)","plainCitation":"(Bower &amp; Gilbody, 2005; World Health Organization, 2008)","noteIndex":0},"citationItems":[{"id":276231,"uris":["http://zotero.org/groups/6580398/items/DY6A8V8R"],"itemData":{"id":276231,"type":"article-journal","container-title":"The British Journal of Psychiatry","DOI":"10.1192/bjp.186.1.11","issue":"1","page":"11–17","title":"Stepped care in psychological therapies: access, effectiveness and efficiency. Narrative literature review","volume":"186","author":[{"family":"Bower","given":"Peter"},{"family":"Gilbody","given":"Simon"}],"issued":{"date-parts":[["2005"]]}}},{"id":276232,"uris":["http://zotero.org/groups/6580398/items/SY4Z9R2Y"],"itemData":{"id":276232,"type":"document","publisher":"World Health Organization","publisher-place":"Geneva","title":"mhGAP: Mental Health Gap Action Programme â€” Scaling Up Care for Mental, Neurological, and Substance Use Disorders","URL":"https://www.who.int/publications/i/item/9789241596206","author":[{"literal":"World Health Organization"}],"issued":{"date-parts":[["2008"]]}}}],"schema":"https://github.com/citation-style-language/schema/raw/master/csl-citation.json"} </w:instrText>
      </w:r>
      <w:r w:rsidR="0041678C">
        <w:fldChar w:fldCharType="separate"/>
      </w:r>
      <w:r w:rsidR="0041678C" w:rsidRPr="000E63CB">
        <w:t>(Bower &amp; Gilbody, 2005; World Health Organization, 2008)</w:t>
      </w:r>
      <w:r w:rsidR="0041678C">
        <w:fldChar w:fldCharType="end"/>
      </w:r>
      <w:r w:rsidR="007E4D54" w:rsidRPr="008A4BF5">
        <w:t xml:space="preserve">. We combine it with the </w:t>
      </w:r>
      <w:r w:rsidR="007E4D54" w:rsidRPr="000E63CB">
        <w:rPr>
          <w:b/>
          <w:bCs/>
        </w:rPr>
        <w:t>active-ingredients taxonomy for brief psychological interventions</w:t>
      </w:r>
      <w:r w:rsidR="007E4D54" w:rsidRPr="008A4BF5">
        <w:t xml:space="preserve"> developed by </w:t>
      </w:r>
      <w:r w:rsidR="002D011A">
        <w:fldChar w:fldCharType="begin"/>
      </w:r>
      <w:r w:rsidR="002D011A">
        <w:instrText xml:space="preserve"> ADDIN ZOTERO_ITEM CSL_CITATION {"citationID":"8AaWyZIH","properties":{"unsorted":false,"formattedCitation":"(Singla et al., 2017, 2018)","plainCitation":"(Singla et al., 2017, 2018)","noteIndex":0},"citationItems":[{"id":276233,"uris":["http://zotero.org/groups/6580398/items/KNAQ6SUY"],"itemData":{"id":276233,"type":"article-journal","container-title":"Annual Review of Clinical Psychology","DOI":"10.1146/annurev-clinpsy-032816-045217","page":"149–181","title":"Psychological Treatments for the World: Lessons from Low- and Middle-Income Countries","volume":"13","author":[{"family":"Singla","given":"Daisy R."},{"family":"Kohrt","given":"Brandon A."},{"family":"Murray","given":"Laura K."},{"family":"Anand","given":"Arpita"},{"family":"Chorpita","given":"Bruce F."},{"family":"Patel","given":"Vikram"}],"issued":{"date-parts":[["2017"]]}}},{"id":276185,"uris":["http://zotero.org/groups/6580398/items/HFMVVTWL"],"itemData":{"id":276185,"type":"article-journal","container-title":"World Psychiatry","DOI":"10.1002/wps.20532","ISSN":"1723-8617","issue":"2","journalAbbreviation":"World Psychiatry","page":"226-227","PMID":"29856556","PMCID":"PMC5980618","source":"PubMed Central","title":"Scaling up psychological treatments for common mental disorders: a call to action","title-short":"Scaling up psychological treatments for common mental disorders","volume":"17","author":[{"family":"Singla","given":"Daisy R."},{"family":"Raviola","given":"Giuseppe"},{"family":"Patel","given":"Vikram"}],"issued":{"date-parts":[["2018",6]]}}}],"schema":"https://github.com/citation-style-language/schema/raw/master/csl-citation.json"} </w:instrText>
      </w:r>
      <w:r w:rsidR="002D011A">
        <w:fldChar w:fldCharType="separate"/>
      </w:r>
      <w:r w:rsidR="002D011A" w:rsidRPr="002D011A">
        <w:t xml:space="preserve">Singla et al. </w:t>
      </w:r>
      <w:r w:rsidR="00924933">
        <w:t>(</w:t>
      </w:r>
      <w:r w:rsidR="002D011A" w:rsidRPr="002D011A">
        <w:t>2017, 2018)</w:t>
      </w:r>
      <w:r w:rsidR="002D011A">
        <w:fldChar w:fldCharType="end"/>
      </w:r>
      <w:r w:rsidR="00155271" w:rsidRPr="00BA1FC0">
        <w:t xml:space="preserve">, and the </w:t>
      </w:r>
      <w:r w:rsidR="00155271" w:rsidRPr="008A4BF5">
        <w:t>dose-response framing</w:t>
      </w:r>
      <w:r w:rsidR="00155271" w:rsidRPr="00BA1FC0">
        <w:t xml:space="preserve"> </w:t>
      </w:r>
      <w:r w:rsidR="00962D95" w:rsidRPr="008A4BF5">
        <w:t xml:space="preserve">from </w:t>
      </w:r>
      <w:del w:id="61" w:author="Anil Thota" w:date="2026-06-26T17:00:00Z" w16du:dateUtc="2026-06-26T21:00:00Z">
        <w:r w:rsidR="00962D95" w:rsidRPr="008A4BF5">
          <w:delText xml:space="preserve">the </w:delText>
        </w:r>
      </w:del>
      <w:r w:rsidR="00962D95" w:rsidRPr="008A4BF5">
        <w:t>recent umbrella review</w:t>
      </w:r>
      <w:ins w:id="62" w:author="Anil Thota" w:date="2026-06-26T17:00:00Z" w16du:dateUtc="2026-06-26T21:00:00Z">
        <w:r w:rsidR="00B802F1">
          <w:t>s</w:t>
        </w:r>
      </w:ins>
      <w:r w:rsidR="00962D95" w:rsidRPr="008A4BF5">
        <w:t xml:space="preserve"> on single-session interventions</w:t>
      </w:r>
      <w:r w:rsidR="00962D95">
        <w:t xml:space="preserve"> </w:t>
      </w:r>
      <w:r w:rsidR="00596E91">
        <w:fldChar w:fldCharType="begin"/>
      </w:r>
      <w:r w:rsidR="00596E91">
        <w:instrText xml:space="preserve"> ADDIN ZOTERO_ITEM CSL_CITATION {"citationID":"tVx0zqic","properties":{"unsorted":false,"formattedCitation":"(Cuijpers et al., 2013, 2019; Schleider et al., 2025)","plainCitation":"(Cuijpers et al., 2013, 2019; Schleider et al., 2025)","noteIndex":0},"citationItems":[{"id":276236,"uris":["http://zotero.org/groups/6580398/items/6KIMTLPK"],"itemData":{"id":276236,"type":"article-journal","container-title":"Journal of Affective Disorders","DOI":"10.1016/j.jad.2013.02.030","issue":"1–3","page":"1–13","title":"How much psychotherapy is needed to treat depression? A metaregression analysis","volume":"149","author":[{"family":"Cuijpers","given":"Pim"},{"family":"Huibers","given":"Marcus"},{"family":"Ebert","given":"David Daniel"},{"family":"Koole","given":"Sander L."},{"family":"Andersson","given":"Gerhard"}],"issued":{"date-parts":[["2013"]]}}},{"id":276257,"uris":["http://zotero.org/groups/6580398/items/FX6RQUDT"],"itemData":{"id":276257,"type":"article-journal","container-title":"Epidemiology and Psychiatric Sciences","DOI":"10.1017/S2045796018000057","issue":"1","page":"21–30","title":"Was Eysenck right after all? A reassessment of the effects of psychotherapy for adult depression","volume":"28","author":[{"family":"Cuijpers","given":"Pim"},{"family":"Karyotaki","given":"Eirini"},{"family":"Reijnders","given":"Mirjam"},{"family":"Ebert","given":"David Daniel"}],"issued":{"date-parts":[["2019"]]}}},{"id":276235,"uris":["http://zotero.org/groups/6580398/items/U9NRA97C"],"itemData":{"id":276235,"type":"article-journal","container-title":"Annual Review of Clinical Psychology","DOI":"10.1146/annurev-clinpsy-081423-025033","issue":"1","page":"279–303","title":"Single-Session Interventions for Mental Health Problems and Service Engagement: Umbrella Review of Systematic Reviews and Meta-Analyses","volume":"21","author":[{"family":"Schleider","given":"Jessica L."},{"family":"Zapata","given":"Juan Pablo"},{"family":"Rapoport","given":"Andy"},{"family":"Wescott","given":"Annie"},{"family":"Ghosh","given":"Arka"},{"family":"Kaveladze","given":"Benji"},{"family":"Szkody","given":"Erica"},{"family":"Ahuvia","given":"Isaac L."}],"issued":{"date-parts":[["2025"]]}}}],"schema":"https://github.com/citation-style-language/schema/raw/master/csl-citation.json"} </w:instrText>
      </w:r>
      <w:r w:rsidR="00596E91">
        <w:fldChar w:fldCharType="separate"/>
      </w:r>
      <w:r w:rsidR="00596E91" w:rsidRPr="00596E91">
        <w:t>(Cuijpers et al., 2013, 2019; Schleider et al., 2025)</w:t>
      </w:r>
      <w:r w:rsidR="00596E91">
        <w:fldChar w:fldCharType="end"/>
      </w:r>
      <w:r w:rsidR="00155271" w:rsidRPr="00BA1FC0">
        <w:t>.</w:t>
      </w:r>
    </w:p>
    <w:p w14:paraId="0D647C59" w14:textId="0F3993A2" w:rsidR="00D16BED" w:rsidRPr="00BA1FC0" w:rsidRDefault="007B5A1E" w:rsidP="002D5C7F">
      <w:pPr>
        <w:pStyle w:val="BodyText"/>
      </w:pPr>
      <w:r w:rsidRPr="008A4BF5">
        <w:t xml:space="preserve">We note up front that the Schleider </w:t>
      </w:r>
      <w:r w:rsidR="00924933" w:rsidRPr="00596E91">
        <w:t xml:space="preserve">et al. </w:t>
      </w:r>
      <w:r w:rsidR="00924933">
        <w:t>(</w:t>
      </w:r>
      <w:r w:rsidRPr="008A4BF5">
        <w:t>2025</w:t>
      </w:r>
      <w:r w:rsidR="00924933">
        <w:t>)</w:t>
      </w:r>
      <w:r w:rsidRPr="008A4BF5">
        <w:t xml:space="preserve"> umbrella </w:t>
      </w:r>
      <w:r w:rsidR="00250C84">
        <w:t>review</w:t>
      </w:r>
      <w:r w:rsidRPr="008A4BF5">
        <w:t xml:space="preserve"> </w:t>
      </w:r>
      <w:r w:rsidR="000A2BA6">
        <w:t>primarily draws on evidence from children, adolescents, and emerging adults</w:t>
      </w:r>
      <w:r>
        <w:t xml:space="preserve">. </w:t>
      </w:r>
      <w:r w:rsidR="005924A8" w:rsidRPr="008A4BF5">
        <w:t xml:space="preserve">We use its findings to frame the dose-response question for adults, </w:t>
      </w:r>
      <w:r w:rsidR="00832438">
        <w:t>but do</w:t>
      </w:r>
      <w:r w:rsidR="000A2BA6">
        <w:t xml:space="preserve"> no</w:t>
      </w:r>
      <w:r w:rsidR="00832438">
        <w:t>t</w:t>
      </w:r>
      <w:r w:rsidR="005924A8" w:rsidRPr="008A4BF5">
        <w:t xml:space="preserve"> assume that transferability </w:t>
      </w:r>
      <w:r w:rsidR="00832438">
        <w:t>holds</w:t>
      </w:r>
      <w:r w:rsidR="005924A8" w:rsidRPr="008A4BF5">
        <w:t xml:space="preserve">. We explicitly </w:t>
      </w:r>
      <w:r w:rsidR="00832438">
        <w:t xml:space="preserve">test transferability </w:t>
      </w:r>
      <w:r w:rsidR="005924A8" w:rsidRPr="008A4BF5">
        <w:t>under RQ7 and RQ9 wherever the rest of the evidence base allows</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D16BED" w:rsidRPr="00D46631" w14:paraId="5744ED82" w14:textId="77777777" w:rsidTr="00D16BED">
        <w:trPr>
          <w:cantSplit/>
        </w:trPr>
        <w:tc>
          <w:tcPr>
            <w:tcW w:w="0" w:type="auto"/>
            <w:shd w:val="clear" w:color="auto" w:fill="DAE6FB"/>
            <w:tcMar>
              <w:top w:w="92" w:type="dxa"/>
              <w:bottom w:w="92" w:type="dxa"/>
            </w:tcMar>
          </w:tcPr>
          <w:p w14:paraId="0C36400C" w14:textId="77777777" w:rsidR="00D16BED" w:rsidRPr="00BA1FC0" w:rsidRDefault="00155271" w:rsidP="002D5C7F">
            <w:pPr>
              <w:pStyle w:val="BodyText"/>
              <w:rPr>
                <w:lang w:val="fr-FR"/>
              </w:rPr>
            </w:pPr>
            <w:r w:rsidRPr="00BA1FC0">
              <w:rPr>
                <w:lang w:val="fr-FR"/>
              </w:rPr>
              <w:t>Open question — dose-response anchor</w:t>
            </w:r>
          </w:p>
        </w:tc>
      </w:tr>
      <w:tr w:rsidR="00D16BED" w:rsidRPr="00BA1FC0" w14:paraId="5AD0C562" w14:textId="77777777" w:rsidTr="00D16BED">
        <w:trPr>
          <w:cantSplit/>
        </w:trPr>
        <w:tc>
          <w:tcPr>
            <w:tcW w:w="0" w:type="auto"/>
            <w:tcMar>
              <w:top w:w="108" w:type="dxa"/>
              <w:bottom w:w="108" w:type="dxa"/>
            </w:tcMar>
          </w:tcPr>
          <w:p w14:paraId="5876DCFF" w14:textId="7157EDAD" w:rsidR="00D16BED" w:rsidRPr="00BA1FC0" w:rsidRDefault="00155271" w:rsidP="002D5C7F">
            <w:pPr>
              <w:pStyle w:val="BodyText"/>
            </w:pPr>
            <w:r w:rsidRPr="00BA1FC0">
              <w:t xml:space="preserve">The dose-response framing currently draws on three sources of differing directness: the </w:t>
            </w:r>
            <w:r w:rsidRPr="00BA1FC0">
              <w:rPr>
                <w:b/>
              </w:rPr>
              <w:t>Schleider 2025</w:t>
            </w:r>
            <w:r w:rsidRPr="00BA1FC0">
              <w:t xml:space="preserve"> SSI umbrella (youth-skewed), </w:t>
            </w:r>
            <w:r w:rsidRPr="00BA1FC0">
              <w:rPr>
                <w:b/>
              </w:rPr>
              <w:t>Cuijpers 2013</w:t>
            </w:r>
            <w:r w:rsidRPr="00BA1FC0">
              <w:t xml:space="preserve"> (</w:t>
            </w:r>
            <w:r w:rsidR="00250C84" w:rsidRPr="00BA1FC0">
              <w:t>meta regression</w:t>
            </w:r>
            <w:r w:rsidRPr="00BA1FC0">
              <w:t xml:space="preserve">, “how much psychotherapy…”) and </w:t>
            </w:r>
            <w:r w:rsidRPr="00BA1FC0">
              <w:rPr>
                <w:b/>
              </w:rPr>
              <w:t>Cuijpers 2019</w:t>
            </w:r>
            <w:r w:rsidRPr="00BA1FC0">
              <w:t xml:space="preserve"> (IPD-MA on </w:t>
            </w:r>
            <w:commentRangeStart w:id="63"/>
            <w:r w:rsidRPr="00BA1FC0">
              <w:t>session number)</w:t>
            </w:r>
            <w:commentRangeEnd w:id="63"/>
            <w:r w:rsidR="00661750" w:rsidRPr="00BA1FC0">
              <w:rPr>
                <w:rStyle w:val="CommentReference"/>
                <w:sz w:val="22"/>
                <w:szCs w:val="22"/>
              </w:rPr>
              <w:commentReference w:id="63"/>
            </w:r>
            <w:r w:rsidRPr="00BA1FC0">
              <w:t xml:space="preserve">, with </w:t>
            </w:r>
            <w:r w:rsidRPr="00BA1FC0">
              <w:rPr>
                <w:b/>
              </w:rPr>
              <w:t>Robinson 2020</w:t>
            </w:r>
            <w:r w:rsidRPr="00BA1FC0">
              <w:t xml:space="preserve"> as the Stream-2 seed for RQ7/RQ8. </w:t>
            </w:r>
            <w:r w:rsidRPr="00BA1FC0">
              <w:rPr>
                <w:b/>
              </w:rPr>
              <w:t>To confirm at protocol sign-off:</w:t>
            </w:r>
            <w:r w:rsidRPr="00BA1FC0">
              <w:t xml:space="preserve"> which paper is the primary adult dose anchor — Cuijpers 2013 or Cuijpers 2019 — and should Schleider 2025 be retained as framing only, given its youth skew?</w:t>
            </w:r>
          </w:p>
        </w:tc>
      </w:tr>
    </w:tbl>
    <w:tbl>
      <w:tblPr>
        <w:tblStyle w:val="Table"/>
        <w:tblpPr w:leftFromText="180" w:rightFromText="180" w:vertAnchor="text" w:horzAnchor="margin" w:tblpY="278"/>
        <w:tblW w:w="5000" w:type="pct"/>
        <w:tblLayout w:type="fixed"/>
        <w:tblLook w:val="0000" w:firstRow="0" w:lastRow="0" w:firstColumn="0" w:lastColumn="0" w:noHBand="0" w:noVBand="0"/>
      </w:tblPr>
      <w:tblGrid>
        <w:gridCol w:w="9576"/>
      </w:tblGrid>
      <w:tr w:rsidR="006A0D56" w:rsidRPr="00BA1FC0" w14:paraId="22C6DE3D" w14:textId="77777777" w:rsidTr="006A0D56">
        <w:tc>
          <w:tcPr>
            <w:tcW w:w="9576" w:type="dxa"/>
          </w:tcPr>
          <w:p w14:paraId="4AED9476" w14:textId="77777777" w:rsidR="006A0D56" w:rsidRPr="00BA1FC0" w:rsidRDefault="006A0D56" w:rsidP="006A0D56">
            <w:bookmarkStart w:id="64" w:name="fig-framework"/>
            <w:commentRangeStart w:id="65"/>
            <w:r w:rsidRPr="00BA1FC0">
              <w:rPr>
                <w:noProof/>
              </w:rPr>
              <w:drawing>
                <wp:inline distT="0" distB="0" distL="0" distR="0" wp14:anchorId="4248A233" wp14:editId="638CB95F">
                  <wp:extent cx="5613991" cy="145666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ULCM_M1_Rapid_Review_Protocol_v0.1_files\figure-docx\mermaid-figure-1.png"/>
                          <pic:cNvPicPr>
                            <a:picLocks noChangeAspect="1" noChangeArrowheads="1"/>
                          </pic:cNvPicPr>
                        </pic:nvPicPr>
                        <pic:blipFill>
                          <a:blip r:embed="rId17"/>
                          <a:stretch>
                            <a:fillRect/>
                          </a:stretch>
                        </pic:blipFill>
                        <pic:spPr bwMode="auto">
                          <a:xfrm>
                            <a:off x="0" y="0"/>
                            <a:ext cx="5624347" cy="1459347"/>
                          </a:xfrm>
                          <a:prstGeom prst="rect">
                            <a:avLst/>
                          </a:prstGeom>
                          <a:noFill/>
                          <a:ln w="9525">
                            <a:noFill/>
                            <a:headEnd/>
                            <a:tailEnd/>
                          </a:ln>
                        </pic:spPr>
                      </pic:pic>
                    </a:graphicData>
                  </a:graphic>
                </wp:inline>
              </w:drawing>
            </w:r>
            <w:commentRangeEnd w:id="65"/>
            <w:r w:rsidR="00336D46" w:rsidRPr="00BA1FC0">
              <w:rPr>
                <w:rStyle w:val="CommentReference"/>
                <w:sz w:val="22"/>
                <w:szCs w:val="22"/>
              </w:rPr>
              <w:commentReference w:id="65"/>
            </w:r>
          </w:p>
          <w:p w14:paraId="176542F8" w14:textId="77777777" w:rsidR="006A0D56" w:rsidRPr="00BA1FC0" w:rsidRDefault="006A0D56" w:rsidP="006A0D56">
            <w:pPr>
              <w:pStyle w:val="ImageCaption"/>
            </w:pPr>
            <w:r w:rsidRPr="00AC623B">
              <w:t>Figure 1:</w:t>
            </w:r>
            <w:r w:rsidRPr="00BA1FC0">
              <w:t xml:space="preserve"> Conceptual framework for the ULCM rapid review. The four workstreams are read as a care pathway; arrows indicate sequential dependencies, with severity-based routing and outcome-driven escalation as cross-cutting feedback mechanisms. Workstream membership is identical to </w:t>
            </w:r>
            <w:hyperlink w:anchor="tbl-rqmap">
              <w:r w:rsidRPr="00AC623B">
                <w:rPr>
                  <w:rStyle w:val="Hyperlink"/>
                  <w:i/>
                </w:rPr>
                <w:t>Table 1</w:t>
              </w:r>
            </w:hyperlink>
            <w:r w:rsidRPr="00BA1FC0">
              <w:t>.</w:t>
            </w:r>
          </w:p>
        </w:tc>
        <w:bookmarkEnd w:id="64"/>
      </w:tr>
    </w:tbl>
    <w:p w14:paraId="546A2032" w14:textId="01192601" w:rsidR="00D16BED" w:rsidRPr="00BA1FC0" w:rsidRDefault="00155271" w:rsidP="002D5C7F">
      <w:pPr>
        <w:pStyle w:val="BodyText"/>
      </w:pPr>
      <w:hyperlink w:anchor="fig-framework">
        <w:r w:rsidRPr="006A0D56">
          <w:rPr>
            <w:rStyle w:val="Hyperlink"/>
            <w:i w:val="0"/>
            <w:iCs/>
          </w:rPr>
          <w:t>Figure 1</w:t>
        </w:r>
      </w:hyperlink>
      <w:r w:rsidRPr="00BA1FC0">
        <w:t xml:space="preserve"> presents the framework that orients the review</w:t>
      </w:r>
      <w:r w:rsidR="00D92DC2" w:rsidRPr="008A4BF5">
        <w:t xml:space="preserve">. The four evidence workstreams (A–D) </w:t>
      </w:r>
      <w:r w:rsidR="002776C5">
        <w:t>form the</w:t>
      </w:r>
      <w:r w:rsidR="00D92DC2" w:rsidRPr="008A4BF5">
        <w:t xml:space="preserve"> care pathway. </w:t>
      </w:r>
      <w:commentRangeStart w:id="66"/>
      <w:r w:rsidR="00D92DC2" w:rsidRPr="000A2BA6">
        <w:rPr>
          <w:b/>
          <w:bCs/>
        </w:rPr>
        <w:t xml:space="preserve">Workstream </w:t>
      </w:r>
      <w:commentRangeEnd w:id="66"/>
      <w:r w:rsidR="00FE007F" w:rsidRPr="000A2BA6">
        <w:rPr>
          <w:rStyle w:val="CommentReference"/>
          <w:b/>
          <w:bCs/>
          <w:sz w:val="22"/>
          <w:szCs w:val="22"/>
        </w:rPr>
        <w:commentReference w:id="66"/>
      </w:r>
      <w:r w:rsidR="00D92DC2" w:rsidRPr="000A2BA6">
        <w:rPr>
          <w:b/>
          <w:bCs/>
        </w:rPr>
        <w:t>A</w:t>
      </w:r>
      <w:r w:rsidR="00D92DC2" w:rsidRPr="008A4BF5">
        <w:t xml:space="preserve"> asks who is recruited and what drives their depression.</w:t>
      </w:r>
      <w:r w:rsidR="00D92DC2">
        <w:t xml:space="preserve"> </w:t>
      </w:r>
      <w:r w:rsidR="002776C5" w:rsidRPr="000A2BA6">
        <w:rPr>
          <w:b/>
          <w:bCs/>
        </w:rPr>
        <w:lastRenderedPageBreak/>
        <w:t>Workstream B</w:t>
      </w:r>
      <w:r w:rsidR="002776C5" w:rsidRPr="008A4BF5">
        <w:t xml:space="preserve"> asks </w:t>
      </w:r>
      <w:r w:rsidR="002776C5">
        <w:t>which therapeutic content is effective</w:t>
      </w:r>
      <w:r w:rsidR="002776C5" w:rsidRPr="008A4BF5">
        <w:t xml:space="preserve"> and at what dose. </w:t>
      </w:r>
      <w:r w:rsidR="002776C5" w:rsidRPr="000A2BA6">
        <w:rPr>
          <w:b/>
          <w:bCs/>
        </w:rPr>
        <w:t>Workstream C</w:t>
      </w:r>
      <w:r w:rsidR="002776C5" w:rsidRPr="008A4BF5">
        <w:t xml:space="preserve"> </w:t>
      </w:r>
      <w:r w:rsidR="002776C5">
        <w:t>looks into</w:t>
      </w:r>
      <w:r w:rsidR="002776C5" w:rsidRPr="008A4BF5">
        <w:t xml:space="preserve"> how it is delivered, by whom, and how participants stay engaged. </w:t>
      </w:r>
      <w:r w:rsidR="002776C5" w:rsidRPr="000A2BA6">
        <w:rPr>
          <w:b/>
          <w:bCs/>
        </w:rPr>
        <w:t xml:space="preserve">Workstream D </w:t>
      </w:r>
      <w:r w:rsidR="006813A3">
        <w:t>delves into</w:t>
      </w:r>
      <w:r w:rsidR="002776C5" w:rsidRPr="008A4BF5">
        <w:t xml:space="preserve"> costs and who else benefits.</w:t>
      </w:r>
      <w:r w:rsidR="006813A3">
        <w:t xml:space="preserve"> </w:t>
      </w:r>
      <w:r w:rsidR="00B17245" w:rsidRPr="008A4BF5">
        <w:t xml:space="preserve">Severity-based routing and outcome-driven escalation act as cross-cutting feedback loops. </w:t>
      </w:r>
      <w:hyperlink w:anchor="tbl-rqmap">
        <w:r w:rsidR="00F64800" w:rsidRPr="000A2BA6">
          <w:rPr>
            <w:rStyle w:val="Hyperlink"/>
            <w:i w:val="0"/>
            <w:iCs/>
          </w:rPr>
          <w:t>Table 1</w:t>
        </w:r>
      </w:hyperlink>
      <w:r w:rsidR="00B17245" w:rsidRPr="008A4BF5">
        <w:t xml:space="preserve"> gives the full research-question membership of each workstream. </w:t>
      </w:r>
      <w:r w:rsidR="00A71DA6">
        <w:t xml:space="preserve"> </w:t>
      </w:r>
    </w:p>
    <w:p w14:paraId="08D50D26" w14:textId="5D2911DE" w:rsidR="00D16BED" w:rsidRPr="00BA1FC0" w:rsidRDefault="00C37E7D" w:rsidP="002D5C7F">
      <w:pPr>
        <w:pStyle w:val="BodyText"/>
      </w:pPr>
      <w:r w:rsidRPr="008A4BF5">
        <w:t xml:space="preserve">This framework separates what is delivered (the clinical model, the focus of this review) from how it is delivered (the operational model, covered in parallel by the Phase 4 HCD workstream </w:t>
      </w:r>
      <w:r w:rsidR="00162E13">
        <w:fldChar w:fldCharType="begin"/>
      </w:r>
      <w:r w:rsidR="00162E13">
        <w:instrText xml:space="preserve"> ADDIN ZOTERO_ITEM CSL_CITATION {"citationID":"MN2WB3Z5","properties":{"unsorted":false,"formattedCitation":"(Acam &amp; Hopkins, 2026)","plainCitation":"(Acam &amp; Hopkins, 2026)","noteIndex":0},"citationItems":[{"id":276237,"uris":["http://zotero.org/groups/6580398/items/FEC4Q5QN"],"itemData":{"id":276237,"type":"manuscript","title":"ULCM Phase 4 HCD Report","author":[{"family":"Acam","given":"Faith Anne"},{"family":"Hopkins","given":"Tiffany"}],"issued":{"date-parts":[["2026",4]]}}}],"schema":"https://github.com/citation-style-language/schema/raw/master/csl-citation.json"} </w:instrText>
      </w:r>
      <w:r w:rsidR="00162E13">
        <w:fldChar w:fldCharType="separate"/>
      </w:r>
      <w:r w:rsidR="00162E13" w:rsidRPr="00162E13">
        <w:t>(Acam &amp; Hopkins, 2026)</w:t>
      </w:r>
      <w:r w:rsidR="00162E13">
        <w:fldChar w:fldCharType="end"/>
      </w:r>
      <w:r w:rsidR="00155271" w:rsidRPr="00BA1FC0">
        <w:t>). The integration workshop at M3 will bring the two together.</w:t>
      </w:r>
    </w:p>
    <w:p w14:paraId="7FC888FC" w14:textId="77777777" w:rsidR="00D16BED" w:rsidRDefault="00155271" w:rsidP="002D5C7F">
      <w:pPr>
        <w:pStyle w:val="Heading1"/>
      </w:pPr>
      <w:bookmarkStart w:id="67" w:name="_Toc233231824"/>
      <w:bookmarkStart w:id="68" w:name="research-questions"/>
      <w:bookmarkEnd w:id="60"/>
      <w:r>
        <w:t>3. Research questions</w:t>
      </w:r>
      <w:bookmarkEnd w:id="67"/>
    </w:p>
    <w:p w14:paraId="4239CD02" w14:textId="2E8FF7EC" w:rsidR="00D16BED" w:rsidRPr="00BA1FC0" w:rsidRDefault="00F00997" w:rsidP="002D5C7F">
      <w:pPr>
        <w:pStyle w:val="FirstParagraph"/>
      </w:pPr>
      <w:r w:rsidRPr="008A4BF5">
        <w:t xml:space="preserve">The </w:t>
      </w:r>
      <w:del w:id="69" w:author="Anil Thota" w:date="2026-06-26T17:04:00Z" w16du:dateUtc="2026-06-26T21:04:00Z">
        <w:r w:rsidRPr="008A4BF5">
          <w:delText>sixteen</w:delText>
        </w:r>
        <w:r w:rsidRPr="008A4BF5" w:rsidDel="00533A10">
          <w:delText xml:space="preserve"> </w:delText>
        </w:r>
      </w:del>
      <w:ins w:id="70" w:author="Anil Thota" w:date="2026-06-26T17:04:00Z" w16du:dateUtc="2026-06-26T21:04:00Z">
        <w:r w:rsidR="00533A10">
          <w:t>16</w:t>
        </w:r>
        <w:r w:rsidRPr="008A4BF5">
          <w:t xml:space="preserve"> </w:t>
        </w:r>
      </w:ins>
      <w:r w:rsidRPr="008A4BF5">
        <w:t>r</w:t>
      </w:r>
      <w:commentRangeStart w:id="71"/>
      <w:r w:rsidRPr="008A4BF5">
        <w:t xml:space="preserve">esearch questions (RQ1–RQ16) </w:t>
      </w:r>
      <w:commentRangeEnd w:id="71"/>
      <w:r w:rsidR="007E2845" w:rsidRPr="008A4BF5">
        <w:rPr>
          <w:rStyle w:val="CommentReference"/>
          <w:sz w:val="22"/>
          <w:szCs w:val="22"/>
        </w:rPr>
        <w:commentReference w:id="71"/>
      </w:r>
      <w:r w:rsidRPr="008A4BF5">
        <w:t xml:space="preserve">defined in the scope of work are grouped into four evidence workstreams. The workstreams share a single review-level corpus, but the final report </w:t>
      </w:r>
      <w:r w:rsidR="00CF776F">
        <w:t>presents their findings</w:t>
      </w:r>
      <w:r w:rsidRPr="008A4BF5">
        <w:t xml:space="preserve"> through workstream-specific synthesis sections.</w:t>
      </w:r>
      <w:r w:rsidR="00A41629">
        <w:t xml:space="preserve"> </w:t>
      </w:r>
      <w:r w:rsidR="0093227D" w:rsidRPr="00444512">
        <w:rPr>
          <w:b/>
        </w:rPr>
        <w:t>We route each research question to one of two evidence streams (search</w:t>
      </w:r>
      <w:r w:rsidR="00CF776F">
        <w:rPr>
          <w:b/>
        </w:rPr>
        <w:t xml:space="preserve"> </w:t>
      </w:r>
      <w:r w:rsidR="0093227D" w:rsidRPr="00444512">
        <w:rPr>
          <w:b/>
        </w:rPr>
        <w:t>strategy).</w:t>
      </w:r>
      <w:r w:rsidR="0093227D" w:rsidRPr="008A4BF5">
        <w:t xml:space="preserve"> </w:t>
      </w:r>
      <w:r w:rsidR="0093227D" w:rsidRPr="00444512">
        <w:rPr>
          <w:b/>
        </w:rPr>
        <w:t>Stream 1</w:t>
      </w:r>
      <w:r w:rsidR="0093227D" w:rsidRPr="008A4BF5">
        <w:t xml:space="preserve"> handles questions </w:t>
      </w:r>
      <w:r w:rsidR="00CF776F">
        <w:t>within the scope of the</w:t>
      </w:r>
      <w:commentRangeStart w:id="72"/>
      <w:r w:rsidR="00CF776F">
        <w:t xml:space="preserve"> anchor umbrella Barbui et al. (2020)</w:t>
      </w:r>
      <w:r w:rsidR="0093227D" w:rsidRPr="008A4BF5">
        <w:t>.</w:t>
      </w:r>
      <w:commentRangeEnd w:id="72"/>
      <w:r w:rsidR="000F4D22" w:rsidRPr="008A4BF5">
        <w:rPr>
          <w:rStyle w:val="CommentReference"/>
          <w:sz w:val="22"/>
          <w:szCs w:val="22"/>
        </w:rPr>
        <w:commentReference w:id="72"/>
      </w:r>
      <w:r w:rsidR="0093227D" w:rsidRPr="008A4BF5">
        <w:t xml:space="preserve"> </w:t>
      </w:r>
      <w:r w:rsidR="0093227D" w:rsidRPr="00444512">
        <w:rPr>
          <w:b/>
        </w:rPr>
        <w:t>Stream 2</w:t>
      </w:r>
      <w:r w:rsidR="0093227D" w:rsidRPr="008A4BF5">
        <w:t xml:space="preserve"> (seed-paper-led) </w:t>
      </w:r>
      <w:r w:rsidR="00CF776F">
        <w:t>addresses questions that Barbui et al. (2020) do not</w:t>
      </w:r>
      <w:r w:rsidR="005E0E1A">
        <w:t>.</w:t>
      </w:r>
      <w:r w:rsidR="00EF2F2A">
        <w:t xml:space="preserve"> </w:t>
      </w:r>
    </w:p>
    <w:tbl>
      <w:tblPr>
        <w:tblStyle w:val="Table"/>
        <w:tblW w:w="5000" w:type="pct"/>
        <w:tblLayout w:type="fixed"/>
        <w:tblLook w:val="0000" w:firstRow="0" w:lastRow="0" w:firstColumn="0" w:lastColumn="0" w:noHBand="0" w:noVBand="0"/>
      </w:tblPr>
      <w:tblGrid>
        <w:gridCol w:w="9576"/>
      </w:tblGrid>
      <w:tr w:rsidR="00D16BED" w:rsidRPr="00BA1FC0" w14:paraId="28102EB7" w14:textId="77777777">
        <w:tc>
          <w:tcPr>
            <w:tcW w:w="7920" w:type="dxa"/>
          </w:tcPr>
          <w:p w14:paraId="563AE964" w14:textId="22D990C5" w:rsidR="00D16BED" w:rsidRPr="00C65886" w:rsidRDefault="00155271" w:rsidP="002D5C7F">
            <w:pPr>
              <w:pStyle w:val="ImageCaption"/>
              <w:rPr>
                <w:b/>
                <w:bCs/>
                <w:i w:val="0"/>
                <w:iCs/>
              </w:rPr>
            </w:pPr>
            <w:bookmarkStart w:id="73" w:name="tbl-rqmap"/>
            <w:r w:rsidRPr="00C65886">
              <w:rPr>
                <w:b/>
                <w:bCs/>
                <w:i w:val="0"/>
                <w:iCs/>
              </w:rPr>
              <w:t>Table 1: Mapping research questions to evidence workstreams.</w:t>
            </w:r>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2879"/>
              <w:gridCol w:w="3075"/>
              <w:gridCol w:w="3406"/>
            </w:tblGrid>
            <w:tr w:rsidR="00D16BED" w:rsidRPr="001A2089" w14:paraId="17689575" w14:textId="77777777" w:rsidTr="008A24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9" w:type="dxa"/>
                  <w:tcBorders>
                    <w:bottom w:val="single" w:sz="4" w:space="0" w:color="auto"/>
                  </w:tcBorders>
                </w:tcPr>
                <w:p w14:paraId="18D2BECC" w14:textId="77777777" w:rsidR="00D16BED" w:rsidRPr="001A2089" w:rsidRDefault="00155271" w:rsidP="002D5C7F">
                  <w:pPr>
                    <w:pStyle w:val="Compact"/>
                    <w:rPr>
                      <w:sz w:val="20"/>
                      <w:szCs w:val="20"/>
                    </w:rPr>
                  </w:pPr>
                  <w:r w:rsidRPr="001A2089">
                    <w:rPr>
                      <w:sz w:val="20"/>
                      <w:szCs w:val="20"/>
                    </w:rPr>
                    <w:t>Workstream</w:t>
                  </w:r>
                </w:p>
              </w:tc>
              <w:tc>
                <w:tcPr>
                  <w:tcW w:w="3075" w:type="dxa"/>
                  <w:tcBorders>
                    <w:bottom w:val="single" w:sz="4" w:space="0" w:color="auto"/>
                  </w:tcBorders>
                </w:tcPr>
                <w:p w14:paraId="5A549523"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Research questions</w:t>
                  </w:r>
                </w:p>
              </w:tc>
              <w:tc>
                <w:tcPr>
                  <w:cnfStyle w:val="000010000000" w:firstRow="0" w:lastRow="0" w:firstColumn="0" w:lastColumn="0" w:oddVBand="1" w:evenVBand="0" w:oddHBand="0" w:evenHBand="0" w:firstRowFirstColumn="0" w:firstRowLastColumn="0" w:lastRowFirstColumn="0" w:lastRowLastColumn="0"/>
                  <w:tcW w:w="3406" w:type="dxa"/>
                  <w:tcBorders>
                    <w:bottom w:val="single" w:sz="4" w:space="0" w:color="auto"/>
                  </w:tcBorders>
                </w:tcPr>
                <w:p w14:paraId="31DACFE5" w14:textId="77777777" w:rsidR="00D16BED" w:rsidRPr="001A2089" w:rsidRDefault="00155271" w:rsidP="002D5C7F">
                  <w:pPr>
                    <w:pStyle w:val="Compact"/>
                    <w:rPr>
                      <w:sz w:val="20"/>
                      <w:szCs w:val="20"/>
                    </w:rPr>
                  </w:pPr>
                  <w:r w:rsidRPr="001A2089">
                    <w:rPr>
                      <w:sz w:val="20"/>
                      <w:szCs w:val="20"/>
                    </w:rPr>
                    <w:t>Focus</w:t>
                  </w:r>
                </w:p>
              </w:tc>
            </w:tr>
            <w:tr w:rsidR="00D16BED" w:rsidRPr="001A2089" w14:paraId="26D96C96" w14:textId="77777777" w:rsidTr="003629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9" w:type="dxa"/>
                  <w:tcBorders>
                    <w:top w:val="single" w:sz="4" w:space="0" w:color="auto"/>
                  </w:tcBorders>
                </w:tcPr>
                <w:p w14:paraId="25D3760D" w14:textId="367D0B30" w:rsidR="00D16BED" w:rsidRPr="001A2089" w:rsidRDefault="00155271" w:rsidP="002D5C7F">
                  <w:pPr>
                    <w:pStyle w:val="Compact"/>
                    <w:rPr>
                      <w:sz w:val="20"/>
                      <w:szCs w:val="20"/>
                    </w:rPr>
                  </w:pPr>
                  <w:r w:rsidRPr="001A2089">
                    <w:rPr>
                      <w:b/>
                      <w:sz w:val="20"/>
                      <w:szCs w:val="20"/>
                    </w:rPr>
                    <w:t>A. Context &amp; drivers</w:t>
                  </w:r>
                  <w:r w:rsidR="00C959DF" w:rsidRPr="001A2089">
                    <w:rPr>
                      <w:b/>
                      <w:bCs/>
                      <w:sz w:val="20"/>
                      <w:szCs w:val="20"/>
                    </w:rPr>
                    <w:t xml:space="preserve"> </w:t>
                  </w:r>
                  <w:r w:rsidR="00687947" w:rsidRPr="001A2089">
                    <w:rPr>
                      <w:sz w:val="20"/>
                      <w:szCs w:val="20"/>
                    </w:rPr>
                    <w:t>(</w:t>
                  </w:r>
                  <w:r w:rsidR="00D947CF" w:rsidRPr="001A2089">
                    <w:rPr>
                      <w:sz w:val="20"/>
                      <w:szCs w:val="20"/>
                    </w:rPr>
                    <w:fldChar w:fldCharType="begin"/>
                  </w:r>
                  <w:r w:rsidR="00D947CF" w:rsidRPr="001A2089">
                    <w:rPr>
                      <w:sz w:val="20"/>
                      <w:szCs w:val="20"/>
                    </w:rPr>
                    <w:instrText xml:space="preserve"> REF table2 \h </w:instrText>
                  </w:r>
                  <w:r w:rsidR="0036291F" w:rsidRPr="001A2089">
                    <w:rPr>
                      <w:sz w:val="20"/>
                      <w:szCs w:val="20"/>
                    </w:rPr>
                    <w:instrText xml:space="preserve"> \* MERGEFORMAT </w:instrText>
                  </w:r>
                  <w:r w:rsidR="00D947CF" w:rsidRPr="001A2089">
                    <w:rPr>
                      <w:sz w:val="20"/>
                      <w:szCs w:val="20"/>
                    </w:rPr>
                  </w:r>
                  <w:r w:rsidR="00D947CF" w:rsidRPr="001A2089">
                    <w:rPr>
                      <w:sz w:val="20"/>
                      <w:szCs w:val="20"/>
                    </w:rPr>
                    <w:fldChar w:fldCharType="separate"/>
                  </w:r>
                  <w:r w:rsidR="00D947CF" w:rsidRPr="001A2089">
                    <w:rPr>
                      <w:sz w:val="20"/>
                      <w:szCs w:val="20"/>
                    </w:rPr>
                    <w:t>Table 2</w:t>
                  </w:r>
                  <w:r w:rsidR="00D947CF" w:rsidRPr="001A2089">
                    <w:rPr>
                      <w:sz w:val="20"/>
                      <w:szCs w:val="20"/>
                    </w:rPr>
                    <w:fldChar w:fldCharType="end"/>
                  </w:r>
                  <w:r w:rsidR="00687947" w:rsidRPr="001A2089">
                    <w:rPr>
                      <w:sz w:val="20"/>
                      <w:szCs w:val="20"/>
                    </w:rPr>
                    <w:t>)</w:t>
                  </w:r>
                </w:p>
              </w:tc>
              <w:tc>
                <w:tcPr>
                  <w:tcW w:w="3075" w:type="dxa"/>
                  <w:tcBorders>
                    <w:top w:val="single" w:sz="4" w:space="0" w:color="auto"/>
                  </w:tcBorders>
                </w:tcPr>
                <w:p w14:paraId="2784DC09"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RQ1</w:t>
                  </w:r>
                </w:p>
              </w:tc>
              <w:tc>
                <w:tcPr>
                  <w:cnfStyle w:val="000010000000" w:firstRow="0" w:lastRow="0" w:firstColumn="0" w:lastColumn="0" w:oddVBand="1" w:evenVBand="0" w:oddHBand="0" w:evenHBand="0" w:firstRowFirstColumn="0" w:firstRowLastColumn="0" w:lastRowFirstColumn="0" w:lastRowLastColumn="0"/>
                  <w:tcW w:w="3406" w:type="dxa"/>
                  <w:tcBorders>
                    <w:top w:val="single" w:sz="4" w:space="0" w:color="auto"/>
                  </w:tcBorders>
                </w:tcPr>
                <w:p w14:paraId="51C49AF0" w14:textId="77777777" w:rsidR="00D16BED" w:rsidRPr="001A2089" w:rsidRDefault="00155271" w:rsidP="002D5C7F">
                  <w:pPr>
                    <w:pStyle w:val="Compact"/>
                    <w:rPr>
                      <w:sz w:val="20"/>
                      <w:szCs w:val="20"/>
                    </w:rPr>
                  </w:pPr>
                  <w:r w:rsidRPr="001A2089">
                    <w:rPr>
                      <w:sz w:val="20"/>
                      <w:szCs w:val="20"/>
                    </w:rPr>
                    <w:t>Drivers of adult depression in LMIC; population characteristics</w:t>
                  </w:r>
                </w:p>
              </w:tc>
            </w:tr>
            <w:tr w:rsidR="00D16BED" w:rsidRPr="001A2089" w14:paraId="5D6F446A" w14:textId="77777777" w:rsidTr="008A2493">
              <w:tc>
                <w:tcPr>
                  <w:cnfStyle w:val="000010000000" w:firstRow="0" w:lastRow="0" w:firstColumn="0" w:lastColumn="0" w:oddVBand="1" w:evenVBand="0" w:oddHBand="0" w:evenHBand="0" w:firstRowFirstColumn="0" w:firstRowLastColumn="0" w:lastRowFirstColumn="0" w:lastRowLastColumn="0"/>
                  <w:tcW w:w="2879" w:type="dxa"/>
                </w:tcPr>
                <w:p w14:paraId="15ACD48D" w14:textId="7FA2AA09" w:rsidR="00972F01" w:rsidRPr="001A2089" w:rsidRDefault="00155271" w:rsidP="002D5C7F">
                  <w:pPr>
                    <w:pStyle w:val="Compact"/>
                    <w:rPr>
                      <w:sz w:val="20"/>
                      <w:szCs w:val="20"/>
                    </w:rPr>
                  </w:pPr>
                  <w:r w:rsidRPr="001A2089">
                    <w:rPr>
                      <w:b/>
                      <w:sz w:val="20"/>
                      <w:szCs w:val="20"/>
                    </w:rPr>
                    <w:t>B. Active ingredients &amp; dose</w:t>
                  </w:r>
                  <w:r w:rsidR="00972F01" w:rsidRPr="001A2089">
                    <w:rPr>
                      <w:sz w:val="20"/>
                      <w:szCs w:val="20"/>
                    </w:rPr>
                    <w:t xml:space="preserve"> (</w:t>
                  </w:r>
                  <w:r w:rsidR="00972F01" w:rsidRPr="001A2089">
                    <w:rPr>
                      <w:sz w:val="20"/>
                      <w:szCs w:val="20"/>
                    </w:rPr>
                    <w:fldChar w:fldCharType="begin"/>
                  </w:r>
                  <w:r w:rsidR="00972F01" w:rsidRPr="001A2089">
                    <w:rPr>
                      <w:sz w:val="20"/>
                      <w:szCs w:val="20"/>
                    </w:rPr>
                    <w:instrText xml:space="preserve"> REF table3 \h  \* MERGEFORMAT </w:instrText>
                  </w:r>
                  <w:r w:rsidR="00972F01" w:rsidRPr="001A2089">
                    <w:rPr>
                      <w:sz w:val="20"/>
                      <w:szCs w:val="20"/>
                    </w:rPr>
                  </w:r>
                  <w:r w:rsidR="00972F01" w:rsidRPr="001A2089">
                    <w:rPr>
                      <w:sz w:val="20"/>
                      <w:szCs w:val="20"/>
                    </w:rPr>
                    <w:fldChar w:fldCharType="separate"/>
                  </w:r>
                  <w:r w:rsidR="00972F01" w:rsidRPr="001A2089">
                    <w:rPr>
                      <w:sz w:val="20"/>
                      <w:szCs w:val="20"/>
                    </w:rPr>
                    <w:t>Table 3)</w:t>
                  </w:r>
                </w:p>
                <w:p w14:paraId="2A58609F" w14:textId="2262F2DA" w:rsidR="00972F01" w:rsidRPr="001A2089" w:rsidRDefault="00972F01" w:rsidP="002D5C7F">
                  <w:pPr>
                    <w:pStyle w:val="Compact"/>
                    <w:rPr>
                      <w:sz w:val="20"/>
                      <w:szCs w:val="20"/>
                    </w:rPr>
                  </w:pPr>
                  <w:r w:rsidRPr="001A2089">
                    <w:rPr>
                      <w:sz w:val="20"/>
                      <w:szCs w:val="20"/>
                    </w:rPr>
                    <w:fldChar w:fldCharType="end"/>
                  </w:r>
                </w:p>
              </w:tc>
              <w:tc>
                <w:tcPr>
                  <w:tcW w:w="3075" w:type="dxa"/>
                </w:tcPr>
                <w:p w14:paraId="7B88E6BE"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fr-FR"/>
                    </w:rPr>
                  </w:pPr>
                  <w:r w:rsidRPr="001A2089">
                    <w:rPr>
                      <w:sz w:val="20"/>
                      <w:szCs w:val="20"/>
                      <w:lang w:val="fr-FR"/>
                    </w:rPr>
                    <w:t>RQ2, RQ5, RQ6, RQ7, RQ8, RQ9, RQ14</w:t>
                  </w:r>
                </w:p>
              </w:tc>
              <w:tc>
                <w:tcPr>
                  <w:cnfStyle w:val="000010000000" w:firstRow="0" w:lastRow="0" w:firstColumn="0" w:lastColumn="0" w:oddVBand="1" w:evenVBand="0" w:oddHBand="0" w:evenHBand="0" w:firstRowFirstColumn="0" w:firstRowLastColumn="0" w:lastRowFirstColumn="0" w:lastRowLastColumn="0"/>
                  <w:tcW w:w="3406" w:type="dxa"/>
                </w:tcPr>
                <w:p w14:paraId="60AD372B" w14:textId="77777777" w:rsidR="00D16BED" w:rsidRPr="001A2089" w:rsidRDefault="00155271" w:rsidP="002D5C7F">
                  <w:pPr>
                    <w:pStyle w:val="Compact"/>
                    <w:rPr>
                      <w:sz w:val="20"/>
                      <w:szCs w:val="20"/>
                    </w:rPr>
                  </w:pPr>
                  <w:r w:rsidRPr="001A2089">
                    <w:rPr>
                      <w:sz w:val="20"/>
                      <w:szCs w:val="20"/>
                    </w:rPr>
                    <w:t>What works, what can be dropped, minimum effective dose, durability, severity stratification</w:t>
                  </w:r>
                </w:p>
              </w:tc>
            </w:tr>
            <w:tr w:rsidR="00D16BED" w:rsidRPr="001A2089" w14:paraId="7415F26D" w14:textId="77777777" w:rsidTr="008A24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9" w:type="dxa"/>
                </w:tcPr>
                <w:p w14:paraId="18EB5FFF" w14:textId="07B89306" w:rsidR="00D16BED" w:rsidRPr="001A2089" w:rsidRDefault="00155271" w:rsidP="002D5C7F">
                  <w:pPr>
                    <w:pStyle w:val="Compact"/>
                    <w:rPr>
                      <w:sz w:val="20"/>
                      <w:szCs w:val="20"/>
                    </w:rPr>
                  </w:pPr>
                  <w:r w:rsidRPr="001A2089">
                    <w:rPr>
                      <w:b/>
                      <w:sz w:val="20"/>
                      <w:szCs w:val="20"/>
                    </w:rPr>
                    <w:t>C. Delivery, workforce, engagement</w:t>
                  </w:r>
                  <w:r w:rsidR="00BF1788" w:rsidRPr="001A2089">
                    <w:rPr>
                      <w:sz w:val="20"/>
                      <w:szCs w:val="20"/>
                    </w:rPr>
                    <w:t xml:space="preserve"> </w:t>
                  </w:r>
                  <w:r w:rsidR="00405773" w:rsidRPr="001A2089">
                    <w:rPr>
                      <w:color w:val="0E2841" w:themeColor="text2"/>
                      <w:sz w:val="20"/>
                      <w:szCs w:val="20"/>
                    </w:rPr>
                    <w:t>(</w:t>
                  </w:r>
                  <w:r w:rsidR="00BF1788" w:rsidRPr="001A2089">
                    <w:rPr>
                      <w:sz w:val="20"/>
                      <w:szCs w:val="20"/>
                    </w:rPr>
                    <w:fldChar w:fldCharType="begin"/>
                  </w:r>
                  <w:r w:rsidR="00BF1788" w:rsidRPr="001A2089">
                    <w:rPr>
                      <w:sz w:val="20"/>
                      <w:szCs w:val="20"/>
                    </w:rPr>
                    <w:instrText xml:space="preserve"> REF table4 \h </w:instrText>
                  </w:r>
                  <w:r w:rsidR="0077158D" w:rsidRPr="001A2089">
                    <w:rPr>
                      <w:sz w:val="20"/>
                      <w:szCs w:val="20"/>
                    </w:rPr>
                    <w:instrText xml:space="preserve"> \* MERGEFORMAT </w:instrText>
                  </w:r>
                  <w:r w:rsidR="00BF1788" w:rsidRPr="001A2089">
                    <w:rPr>
                      <w:sz w:val="20"/>
                      <w:szCs w:val="20"/>
                    </w:rPr>
                  </w:r>
                  <w:r w:rsidR="00BF1788" w:rsidRPr="001A2089">
                    <w:rPr>
                      <w:sz w:val="20"/>
                      <w:szCs w:val="20"/>
                    </w:rPr>
                    <w:fldChar w:fldCharType="separate"/>
                  </w:r>
                  <w:r w:rsidR="00BF1788" w:rsidRPr="001A2089">
                    <w:rPr>
                      <w:sz w:val="20"/>
                      <w:szCs w:val="20"/>
                    </w:rPr>
                    <w:t>Table 4</w:t>
                  </w:r>
                  <w:r w:rsidR="00405773" w:rsidRPr="001A2089">
                    <w:rPr>
                      <w:sz w:val="20"/>
                      <w:szCs w:val="20"/>
                    </w:rPr>
                    <w:t>)</w:t>
                  </w:r>
                  <w:r w:rsidR="00BF1788" w:rsidRPr="001A2089">
                    <w:rPr>
                      <w:sz w:val="20"/>
                      <w:szCs w:val="20"/>
                    </w:rPr>
                    <w:fldChar w:fldCharType="end"/>
                  </w:r>
                </w:p>
              </w:tc>
              <w:tc>
                <w:tcPr>
                  <w:tcW w:w="3075" w:type="dxa"/>
                </w:tcPr>
                <w:p w14:paraId="309D6850"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lang w:val="fr-FR"/>
                    </w:rPr>
                  </w:pPr>
                  <w:r w:rsidRPr="001A2089">
                    <w:rPr>
                      <w:sz w:val="20"/>
                      <w:szCs w:val="20"/>
                      <w:lang w:val="fr-FR"/>
                    </w:rPr>
                    <w:t>RQ3, RQ4, RQ10, RQ12, RQ13, RQ15</w:t>
                  </w:r>
                </w:p>
              </w:tc>
              <w:tc>
                <w:tcPr>
                  <w:cnfStyle w:val="000010000000" w:firstRow="0" w:lastRow="0" w:firstColumn="0" w:lastColumn="0" w:oddVBand="1" w:evenVBand="0" w:oddHBand="0" w:evenHBand="0" w:firstRowFirstColumn="0" w:firstRowLastColumn="0" w:lastRowFirstColumn="0" w:lastRowLastColumn="0"/>
                  <w:tcW w:w="3406" w:type="dxa"/>
                </w:tcPr>
                <w:p w14:paraId="08B1A4C6" w14:textId="77777777" w:rsidR="00D16BED" w:rsidRPr="001A2089" w:rsidRDefault="00155271" w:rsidP="002D5C7F">
                  <w:pPr>
                    <w:pStyle w:val="Compact"/>
                    <w:rPr>
                      <w:sz w:val="20"/>
                      <w:szCs w:val="20"/>
                    </w:rPr>
                  </w:pPr>
                  <w:r w:rsidRPr="001A2089">
                    <w:rPr>
                      <w:sz w:val="20"/>
                      <w:szCs w:val="20"/>
                    </w:rPr>
                    <w:t>Scalability parameters, facilitator model, group size, stepped care, severity-based routing, engagement</w:t>
                  </w:r>
                </w:p>
              </w:tc>
            </w:tr>
            <w:tr w:rsidR="00D16BED" w:rsidRPr="001A2089" w14:paraId="0C54B77E" w14:textId="77777777" w:rsidTr="008A2493">
              <w:tc>
                <w:tcPr>
                  <w:cnfStyle w:val="000010000000" w:firstRow="0" w:lastRow="0" w:firstColumn="0" w:lastColumn="0" w:oddVBand="1" w:evenVBand="0" w:oddHBand="0" w:evenHBand="0" w:firstRowFirstColumn="0" w:firstRowLastColumn="0" w:lastRowFirstColumn="0" w:lastRowLastColumn="0"/>
                  <w:tcW w:w="2879" w:type="dxa"/>
                </w:tcPr>
                <w:p w14:paraId="1431D221" w14:textId="0D5CADA0" w:rsidR="00405773" w:rsidRPr="001A2089" w:rsidRDefault="00155271" w:rsidP="002D5C7F">
                  <w:pPr>
                    <w:pStyle w:val="ImageCaption"/>
                    <w:rPr>
                      <w:i w:val="0"/>
                      <w:iCs/>
                      <w:sz w:val="20"/>
                      <w:szCs w:val="20"/>
                      <w:lang w:val="en-GB"/>
                    </w:rPr>
                  </w:pPr>
                  <w:r w:rsidRPr="001A2089">
                    <w:rPr>
                      <w:b/>
                      <w:i w:val="0"/>
                      <w:iCs/>
                      <w:sz w:val="20"/>
                      <w:szCs w:val="20"/>
                    </w:rPr>
                    <w:t>D. Cost &amp; spillovers</w:t>
                  </w:r>
                  <w:r w:rsidR="00405773" w:rsidRPr="001A2089">
                    <w:rPr>
                      <w:b/>
                      <w:sz w:val="20"/>
                      <w:szCs w:val="20"/>
                    </w:rPr>
                    <w:t xml:space="preserve"> </w:t>
                  </w:r>
                  <w:r w:rsidR="00C60AFF" w:rsidRPr="001A2089">
                    <w:rPr>
                      <w:i w:val="0"/>
                      <w:iCs/>
                      <w:sz w:val="20"/>
                      <w:szCs w:val="20"/>
                    </w:rPr>
                    <w:t>(</w:t>
                  </w:r>
                  <w:r w:rsidR="00405773" w:rsidRPr="001A2089">
                    <w:rPr>
                      <w:i w:val="0"/>
                      <w:iCs/>
                      <w:sz w:val="20"/>
                      <w:szCs w:val="20"/>
                    </w:rPr>
                    <w:fldChar w:fldCharType="begin"/>
                  </w:r>
                  <w:r w:rsidR="00405773" w:rsidRPr="001A2089">
                    <w:rPr>
                      <w:i w:val="0"/>
                      <w:iCs/>
                      <w:sz w:val="20"/>
                      <w:szCs w:val="20"/>
                    </w:rPr>
                    <w:instrText xml:space="preserve"> REF table5 \h </w:instrText>
                  </w:r>
                  <w:r w:rsidR="00C60AFF" w:rsidRPr="001A2089">
                    <w:rPr>
                      <w:i w:val="0"/>
                      <w:iCs/>
                      <w:sz w:val="20"/>
                      <w:szCs w:val="20"/>
                    </w:rPr>
                    <w:instrText xml:space="preserve"> \* MERGEFORMAT </w:instrText>
                  </w:r>
                  <w:r w:rsidR="00405773" w:rsidRPr="001A2089">
                    <w:rPr>
                      <w:i w:val="0"/>
                      <w:iCs/>
                      <w:sz w:val="20"/>
                      <w:szCs w:val="20"/>
                    </w:rPr>
                  </w:r>
                  <w:r w:rsidR="00405773" w:rsidRPr="001A2089">
                    <w:rPr>
                      <w:i w:val="0"/>
                      <w:iCs/>
                      <w:sz w:val="20"/>
                      <w:szCs w:val="20"/>
                    </w:rPr>
                    <w:fldChar w:fldCharType="separate"/>
                  </w:r>
                  <w:r w:rsidR="00405773" w:rsidRPr="001A2089">
                    <w:rPr>
                      <w:i w:val="0"/>
                      <w:iCs/>
                      <w:sz w:val="20"/>
                      <w:szCs w:val="20"/>
                      <w:lang w:val="en-GB"/>
                    </w:rPr>
                    <w:t>Table 5</w:t>
                  </w:r>
                  <w:r w:rsidR="00C60AFF" w:rsidRPr="001A2089">
                    <w:rPr>
                      <w:i w:val="0"/>
                      <w:iCs/>
                      <w:sz w:val="20"/>
                      <w:szCs w:val="20"/>
                      <w:lang w:val="en-GB"/>
                    </w:rPr>
                    <w:t>)</w:t>
                  </w:r>
                </w:p>
                <w:p w14:paraId="52635D26" w14:textId="5656FB60" w:rsidR="00D16BED" w:rsidRPr="001A2089" w:rsidRDefault="00405773" w:rsidP="002D5C7F">
                  <w:pPr>
                    <w:pStyle w:val="Compact"/>
                    <w:rPr>
                      <w:sz w:val="20"/>
                      <w:szCs w:val="20"/>
                    </w:rPr>
                  </w:pPr>
                  <w:r w:rsidRPr="001A2089">
                    <w:rPr>
                      <w:iCs/>
                      <w:sz w:val="20"/>
                      <w:szCs w:val="20"/>
                    </w:rPr>
                    <w:fldChar w:fldCharType="end"/>
                  </w:r>
                </w:p>
              </w:tc>
              <w:tc>
                <w:tcPr>
                  <w:tcW w:w="3075" w:type="dxa"/>
                </w:tcPr>
                <w:p w14:paraId="3A1725D4"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RQ11, RQ16</w:t>
                  </w:r>
                </w:p>
              </w:tc>
              <w:tc>
                <w:tcPr>
                  <w:cnfStyle w:val="000010000000" w:firstRow="0" w:lastRow="0" w:firstColumn="0" w:lastColumn="0" w:oddVBand="1" w:evenVBand="0" w:oddHBand="0" w:evenHBand="0" w:firstRowFirstColumn="0" w:firstRowLastColumn="0" w:lastRowFirstColumn="0" w:lastRowLastColumn="0"/>
                  <w:tcW w:w="3406" w:type="dxa"/>
                </w:tcPr>
                <w:p w14:paraId="2627D86E" w14:textId="77777777" w:rsidR="00D16BED" w:rsidRPr="001A2089" w:rsidRDefault="00155271" w:rsidP="002D5C7F">
                  <w:pPr>
                    <w:pStyle w:val="Compact"/>
                    <w:rPr>
                      <w:sz w:val="20"/>
                      <w:szCs w:val="20"/>
                    </w:rPr>
                  </w:pPr>
                  <w:r w:rsidRPr="001A2089">
                    <w:rPr>
                      <w:sz w:val="20"/>
                      <w:szCs w:val="20"/>
                    </w:rPr>
                    <w:t>Cost drivers and ranges, cost-effectiveness trade-offs, spillover effects to non-cases</w:t>
                  </w:r>
                </w:p>
              </w:tc>
            </w:tr>
            <w:bookmarkEnd w:id="73"/>
          </w:tbl>
          <w:p w14:paraId="02EB378F" w14:textId="77777777" w:rsidR="00D16BED" w:rsidRPr="00BA1FC0" w:rsidRDefault="00D16BED" w:rsidP="002D5C7F"/>
        </w:tc>
      </w:tr>
    </w:tbl>
    <w:p w14:paraId="68973617" w14:textId="0C1E9E36" w:rsidR="004B0151" w:rsidRDefault="00C81AC9" w:rsidP="00C65886">
      <w:pPr>
        <w:pStyle w:val="BodyText"/>
      </w:pPr>
      <w:r w:rsidRPr="008A4BF5">
        <w:t xml:space="preserve">We anchor each research question </w:t>
      </w:r>
      <w:commentRangeStart w:id="74"/>
      <w:r w:rsidRPr="008A4BF5">
        <w:t>on one or more named systematic reviews</w:t>
      </w:r>
      <w:commentRangeEnd w:id="74"/>
      <w:r w:rsidR="001A2C48" w:rsidRPr="008A4BF5">
        <w:rPr>
          <w:rStyle w:val="CommentReference"/>
          <w:sz w:val="22"/>
          <w:szCs w:val="22"/>
        </w:rPr>
        <w:commentReference w:id="74"/>
      </w:r>
      <w:r w:rsidRPr="008A4BF5">
        <w:t>. We then assign it to Stream 1 or Stream 2</w:t>
      </w:r>
      <w:r w:rsidR="00C6671C">
        <w:t>,</w:t>
      </w:r>
      <w:r w:rsidRPr="008A4BF5">
        <w:t xml:space="preserve"> </w:t>
      </w:r>
      <w:r w:rsidR="00B2702E">
        <w:t>depending on whether it falls within</w:t>
      </w:r>
      <w:r w:rsidRPr="008A4BF5">
        <w:t xml:space="preserve"> </w:t>
      </w:r>
      <w:r w:rsidR="00AA428B" w:rsidRPr="00C358F6">
        <w:t xml:space="preserve">Barbui et al. </w:t>
      </w:r>
      <w:r w:rsidR="00AA428B">
        <w:t>(</w:t>
      </w:r>
      <w:r w:rsidR="00AA428B" w:rsidRPr="00C358F6">
        <w:t>2020)</w:t>
      </w:r>
      <w:r w:rsidR="00EC1E17">
        <w:t>’s</w:t>
      </w:r>
      <w:r w:rsidDel="00AC6155">
        <w:t xml:space="preserve"> </w:t>
      </w:r>
      <w:r w:rsidRPr="00EC1E17">
        <w:t>treatment</w:t>
      </w:r>
      <w:r w:rsidRPr="008A4BF5">
        <w:t>-only, condition-mixed scope</w:t>
      </w:r>
      <w:r w:rsidR="004D789E">
        <w:t xml:space="preserve">. </w:t>
      </w:r>
      <w:hyperlink w:anchor="tbl-anchorA">
        <w:r w:rsidR="00155271" w:rsidRPr="00C65886">
          <w:rPr>
            <w:rStyle w:val="Hyperlink"/>
            <w:i w:val="0"/>
            <w:iCs/>
          </w:rPr>
          <w:t>Table 2</w:t>
        </w:r>
      </w:hyperlink>
      <w:r w:rsidR="00155271" w:rsidRPr="00C65886">
        <w:rPr>
          <w:i/>
          <w:iCs/>
        </w:rPr>
        <w:t xml:space="preserve"> to </w:t>
      </w:r>
      <w:hyperlink w:anchor="tbl-anchorD">
        <w:r w:rsidR="00155271" w:rsidRPr="00C65886">
          <w:rPr>
            <w:rStyle w:val="Hyperlink"/>
            <w:i w:val="0"/>
            <w:iCs/>
          </w:rPr>
          <w:t>Table 5</w:t>
        </w:r>
      </w:hyperlink>
      <w:r w:rsidR="00155271" w:rsidRPr="00BA1FC0">
        <w:t xml:space="preserve"> record the anchor reviews and stream assignment per question</w:t>
      </w:r>
      <w:r w:rsidR="00CF776F">
        <w:t>,</w:t>
      </w:r>
      <w:r w:rsidR="00805156">
        <w:t xml:space="preserve"> along with the rationale </w:t>
      </w:r>
      <w:r w:rsidR="00155271" w:rsidRPr="00BA1FC0">
        <w:t>for each assignment in the “Why” column.</w:t>
      </w:r>
    </w:p>
    <w:p w14:paraId="4DF9D527" w14:textId="77777777" w:rsidR="00C65886" w:rsidRDefault="00C65886" w:rsidP="00C65886">
      <w:pPr>
        <w:pStyle w:val="BodyText"/>
      </w:pPr>
    </w:p>
    <w:p w14:paraId="43134EA3" w14:textId="77777777" w:rsidR="00C65886" w:rsidRDefault="00C65886" w:rsidP="00C65886">
      <w:pPr>
        <w:pStyle w:val="BodyText"/>
      </w:pPr>
    </w:p>
    <w:p w14:paraId="3D1E9237" w14:textId="77777777" w:rsidR="00E8016A" w:rsidRDefault="00E8016A" w:rsidP="00C65886">
      <w:pPr>
        <w:pStyle w:val="BodyText"/>
      </w:pPr>
    </w:p>
    <w:tbl>
      <w:tblPr>
        <w:tblStyle w:val="Table"/>
        <w:tblW w:w="5000" w:type="pct"/>
        <w:tblLayout w:type="fixed"/>
        <w:tblLook w:val="0000" w:firstRow="0" w:lastRow="0" w:firstColumn="0" w:lastColumn="0" w:noHBand="0" w:noVBand="0"/>
      </w:tblPr>
      <w:tblGrid>
        <w:gridCol w:w="9576"/>
      </w:tblGrid>
      <w:tr w:rsidR="00D16BED" w:rsidRPr="00BA1FC0" w14:paraId="6C0D7707" w14:textId="77777777" w:rsidTr="001A2089">
        <w:tc>
          <w:tcPr>
            <w:tcW w:w="9576" w:type="dxa"/>
          </w:tcPr>
          <w:p w14:paraId="1C7542DA" w14:textId="552FA503" w:rsidR="00D16BED" w:rsidRPr="00C65886" w:rsidRDefault="008527A5" w:rsidP="002D5C7F">
            <w:pPr>
              <w:pStyle w:val="ImageCaption"/>
              <w:rPr>
                <w:b/>
                <w:bCs/>
                <w:i w:val="0"/>
                <w:iCs/>
              </w:rPr>
            </w:pPr>
            <w:bookmarkStart w:id="75" w:name="table2"/>
            <w:bookmarkStart w:id="76" w:name="tbl-anchorA"/>
            <w:r w:rsidRPr="00C65886">
              <w:rPr>
                <w:b/>
                <w:bCs/>
                <w:i w:val="0"/>
                <w:iCs/>
              </w:rPr>
              <w:lastRenderedPageBreak/>
              <w:t xml:space="preserve">Table 2: Workstream A </w:t>
            </w:r>
            <w:r w:rsidR="00E8016A">
              <w:rPr>
                <w:b/>
                <w:bCs/>
                <w:i w:val="0"/>
                <w:iCs/>
              </w:rPr>
              <w:t>-</w:t>
            </w:r>
            <w:r w:rsidRPr="00C65886">
              <w:rPr>
                <w:b/>
                <w:bCs/>
                <w:i w:val="0"/>
                <w:iCs/>
              </w:rPr>
              <w:t xml:space="preserve"> Context &amp; drivers</w:t>
            </w:r>
            <w:bookmarkEnd w:id="75"/>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993"/>
              <w:gridCol w:w="2268"/>
              <w:gridCol w:w="1417"/>
              <w:gridCol w:w="2050"/>
              <w:gridCol w:w="2632"/>
            </w:tblGrid>
            <w:tr w:rsidR="00D16BED" w:rsidRPr="001A2089" w14:paraId="70FFFE38" w14:textId="77777777" w:rsidTr="008A24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tcBorders>
                    <w:bottom w:val="single" w:sz="4" w:space="0" w:color="auto"/>
                  </w:tcBorders>
                </w:tcPr>
                <w:p w14:paraId="79E515E2" w14:textId="77777777" w:rsidR="00D16BED" w:rsidRPr="001A2089" w:rsidRDefault="00155271" w:rsidP="002D5C7F">
                  <w:pPr>
                    <w:pStyle w:val="Compact"/>
                    <w:rPr>
                      <w:sz w:val="20"/>
                      <w:szCs w:val="20"/>
                    </w:rPr>
                  </w:pPr>
                  <w:r w:rsidRPr="001A2089">
                    <w:rPr>
                      <w:sz w:val="20"/>
                      <w:szCs w:val="20"/>
                    </w:rPr>
                    <w:t>RQ</w:t>
                  </w:r>
                </w:p>
              </w:tc>
              <w:tc>
                <w:tcPr>
                  <w:tcW w:w="2268" w:type="dxa"/>
                  <w:tcBorders>
                    <w:bottom w:val="single" w:sz="4" w:space="0" w:color="auto"/>
                  </w:tcBorders>
                </w:tcPr>
                <w:p w14:paraId="18F0A22F"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Focus</w:t>
                  </w:r>
                </w:p>
              </w:tc>
              <w:tc>
                <w:tcPr>
                  <w:cnfStyle w:val="000010000000" w:firstRow="0" w:lastRow="0" w:firstColumn="0" w:lastColumn="0" w:oddVBand="1" w:evenVBand="0" w:oddHBand="0" w:evenHBand="0" w:firstRowFirstColumn="0" w:firstRowLastColumn="0" w:lastRowFirstColumn="0" w:lastRowLastColumn="0"/>
                  <w:tcW w:w="1417" w:type="dxa"/>
                  <w:tcBorders>
                    <w:bottom w:val="single" w:sz="4" w:space="0" w:color="auto"/>
                  </w:tcBorders>
                </w:tcPr>
                <w:p w14:paraId="4F582179" w14:textId="77777777" w:rsidR="00D16BED" w:rsidRPr="001A2089" w:rsidRDefault="00155271" w:rsidP="002D5C7F">
                  <w:pPr>
                    <w:pStyle w:val="Compact"/>
                    <w:rPr>
                      <w:sz w:val="20"/>
                      <w:szCs w:val="20"/>
                    </w:rPr>
                  </w:pPr>
                  <w:r w:rsidRPr="001A2089">
                    <w:rPr>
                      <w:sz w:val="20"/>
                      <w:szCs w:val="20"/>
                    </w:rPr>
                    <w:t>Stream</w:t>
                  </w:r>
                </w:p>
              </w:tc>
              <w:tc>
                <w:tcPr>
                  <w:tcW w:w="2050" w:type="dxa"/>
                  <w:tcBorders>
                    <w:bottom w:val="single" w:sz="4" w:space="0" w:color="auto"/>
                  </w:tcBorders>
                </w:tcPr>
                <w:p w14:paraId="6E807A19"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Anchor systematic reviews</w:t>
                  </w:r>
                </w:p>
              </w:tc>
              <w:tc>
                <w:tcPr>
                  <w:cnfStyle w:val="000010000000" w:firstRow="0" w:lastRow="0" w:firstColumn="0" w:lastColumn="0" w:oddVBand="1" w:evenVBand="0" w:oddHBand="0" w:evenHBand="0" w:firstRowFirstColumn="0" w:firstRowLastColumn="0" w:lastRowFirstColumn="0" w:lastRowLastColumn="0"/>
                  <w:tcW w:w="2632" w:type="dxa"/>
                  <w:tcBorders>
                    <w:bottom w:val="single" w:sz="4" w:space="0" w:color="auto"/>
                  </w:tcBorders>
                </w:tcPr>
                <w:p w14:paraId="7A014C87" w14:textId="77777777" w:rsidR="00D16BED" w:rsidRPr="001A2089" w:rsidRDefault="00155271" w:rsidP="002D5C7F">
                  <w:pPr>
                    <w:pStyle w:val="Compact"/>
                    <w:rPr>
                      <w:sz w:val="20"/>
                      <w:szCs w:val="20"/>
                    </w:rPr>
                  </w:pPr>
                  <w:r w:rsidRPr="001A2089">
                    <w:rPr>
                      <w:sz w:val="20"/>
                      <w:szCs w:val="20"/>
                    </w:rPr>
                    <w:t>Why this routing</w:t>
                  </w:r>
                </w:p>
              </w:tc>
            </w:tr>
            <w:tr w:rsidR="00D16BED" w:rsidRPr="001A2089" w14:paraId="348654FB" w14:textId="77777777" w:rsidTr="008A24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3" w:type="dxa"/>
                  <w:tcBorders>
                    <w:top w:val="single" w:sz="4" w:space="0" w:color="auto"/>
                  </w:tcBorders>
                </w:tcPr>
                <w:p w14:paraId="391A059B" w14:textId="77777777" w:rsidR="00D16BED" w:rsidRPr="001A2089" w:rsidRDefault="00155271" w:rsidP="002D5C7F">
                  <w:pPr>
                    <w:pStyle w:val="Compact"/>
                    <w:rPr>
                      <w:sz w:val="20"/>
                      <w:szCs w:val="20"/>
                    </w:rPr>
                  </w:pPr>
                  <w:r w:rsidRPr="001A2089">
                    <w:rPr>
                      <w:sz w:val="20"/>
                      <w:szCs w:val="20"/>
                    </w:rPr>
                    <w:t>RQ1</w:t>
                  </w:r>
                </w:p>
              </w:tc>
              <w:tc>
                <w:tcPr>
                  <w:tcW w:w="2268" w:type="dxa"/>
                  <w:tcBorders>
                    <w:top w:val="single" w:sz="4" w:space="0" w:color="auto"/>
                  </w:tcBorders>
                </w:tcPr>
                <w:p w14:paraId="08A24CAE"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Biological, psychosocial, economic &amp; contextual drivers of adult depression</w:t>
                  </w:r>
                </w:p>
              </w:tc>
              <w:tc>
                <w:tcPr>
                  <w:cnfStyle w:val="000010000000" w:firstRow="0" w:lastRow="0" w:firstColumn="0" w:lastColumn="0" w:oddVBand="1" w:evenVBand="0" w:oddHBand="0" w:evenHBand="0" w:firstRowFirstColumn="0" w:firstRowLastColumn="0" w:lastRowFirstColumn="0" w:lastRowLastColumn="0"/>
                  <w:tcW w:w="1417" w:type="dxa"/>
                  <w:tcBorders>
                    <w:top w:val="single" w:sz="4" w:space="0" w:color="auto"/>
                  </w:tcBorders>
                </w:tcPr>
                <w:p w14:paraId="0AF8E61D" w14:textId="77777777" w:rsidR="00D16BED" w:rsidRPr="001A2089" w:rsidRDefault="00155271" w:rsidP="002D5C7F">
                  <w:pPr>
                    <w:pStyle w:val="Compact"/>
                    <w:rPr>
                      <w:sz w:val="20"/>
                      <w:szCs w:val="20"/>
                    </w:rPr>
                  </w:pPr>
                  <w:r w:rsidRPr="001A2089">
                    <w:rPr>
                      <w:sz w:val="20"/>
                      <w:szCs w:val="20"/>
                    </w:rPr>
                    <w:t>Stream 2</w:t>
                  </w:r>
                </w:p>
              </w:tc>
              <w:tc>
                <w:tcPr>
                  <w:tcW w:w="2050" w:type="dxa"/>
                  <w:tcBorders>
                    <w:top w:val="single" w:sz="4" w:space="0" w:color="auto"/>
                  </w:tcBorders>
                </w:tcPr>
                <w:p w14:paraId="331889C6" w14:textId="2B681FD5" w:rsidR="00D16BED" w:rsidRPr="001A2089" w:rsidRDefault="0051055B" w:rsidP="002D5C7F">
                  <w:pPr>
                    <w:pStyle w:val="Compact"/>
                    <w:cnfStyle w:val="000000100000" w:firstRow="0" w:lastRow="0" w:firstColumn="0" w:lastColumn="0" w:oddVBand="0" w:evenVBand="0" w:oddHBand="1" w:evenHBand="0" w:firstRowFirstColumn="0" w:firstRowLastColumn="0" w:lastRowFirstColumn="0" w:lastRowLastColumn="0"/>
                    <w:rPr>
                      <w:sz w:val="20"/>
                      <w:szCs w:val="20"/>
                      <w:lang w:val="en-GB"/>
                    </w:rPr>
                  </w:pPr>
                  <w:r w:rsidRPr="001A2089">
                    <w:rPr>
                      <w:sz w:val="20"/>
                      <w:szCs w:val="20"/>
                    </w:rPr>
                    <w:fldChar w:fldCharType="begin"/>
                  </w:r>
                  <w:r w:rsidRPr="001A2089">
                    <w:rPr>
                      <w:sz w:val="20"/>
                      <w:szCs w:val="20"/>
                    </w:rPr>
                    <w:instrText xml:space="preserve"> ADDIN ZOTERO_ITEM CSL_CITATION {"citationID":"OBsgg2jv","properties":{"unsorted":false,"formattedCitation":"(De Sousa et al., 2025; Marx et al., 2023; Pedersen et al., 2019; Remes et al., 2021)","plainCitation":"(De Sousa et al., 2025; Marx et al., 2023; Pedersen et al., 2019; Remes et al., 2021)","noteIndex":0},"citationItems":[{"id":276197,"uris":["http://zotero.org/groups/6580398/items/KTDBREFB"],"itemData":{"id":276197,"type":"article-journal","container-title":"BMC Psychiatry","DOI":"10.1186/s12888-025-06828-x","ISSN":"1471-244X","issue":"1","journalAbbreviation":"BMC Psychiatry","language":"en","page":"378","source":"DOI.org (Crossref)","title":"Exploring depression in adults over a decade: a review of longitudinal studies","title-short":"Exploring depression in adults over a decade","volume":"25","author":[{"family":"De Sousa","given":"Rute Dinis"},{"family":"Zagalo","given":"Daniela Mariana"},{"family":"Costa","given":"Teresa"},{"family":"De Almeida","given":"José Miguel Caldas"},{"family":"Canhão","given":"Helena"},{"family":"Rodrigues","given":"Ana"}],"issued":{"date-parts":[["2025",4,15]]}}},{"id":276196,"uris":["http://zotero.org/groups/6580398/items/6Z6CRC3V"],"itemData":{"id":276196,"type":"article-journal","container-title":"Nature Reviews Disease Primers","issue":"1","page":"44","publisher":"Nature Publishing Group UK London","source":"Google Scholar","title":"Major depressive disorder","volume":"9","author":[{"family":"Marx","given":"Wolfgang"},{"family":"Penninx","given":"Brenda WJH"},{"family":"Solmi","given":"Marco"},{"family":"Furukawa","given":"Toshi A."},{"family":"Firth","given":"Joseph"},{"family":"Carvalho","given":"Andre F."},{"family":"Berk","given":"Michael"}],"issued":{"date-parts":[["2023"]]}}},{"id":276195,"uris":["http://zotero.org/groups/6580398/items/78G5GIXJ"],"itemData":{"id":276195,"type":"article-journal","container-title":"Systematic Reviews","DOI":"10.1186/s13643-019-1104-7","ISSN":"2046-4053","issue":"1","journalAbbreviation":"Syst Rev","language":"en</w:instrText>
                  </w:r>
                  <w:r w:rsidRPr="001A2089">
                    <w:rPr>
                      <w:sz w:val="20"/>
                      <w:szCs w:val="20"/>
                      <w:lang w:val="en-GB"/>
                    </w:rPr>
                    <w:instrText xml:space="preserve">","page":"179","source":"DOI.org (Crossref)","title":"Protocol for a systematic review of the development of depression among adolescents and young adults: psychological, biological, and contextual perspectives around the world","title-short":"Protocol for a systematic review of the development of depression among adolescents and young adults","volume":"8","author":[{"family":"Pedersen","given":"Gloria A."},{"family":"Zajkowska","given":"Zuzanna"},{"family":"Kieling","given":"Christian"},{"family":"Gautam","given":"Kamal"},{"family":"Mondelli","given":"Valeria"},{"family":"Fisher","given":"Helen L."},{"family":"Swartz","given":"Johnna R."},{"family":"Adewuya","given":"Abiodun"},{"family":"Karmacharya","given":"Rakesh"},{"family":"Kohrt","given":"Brandon A."}],"issued":{"date-parts":[["2019",12]]}}},{"id":276199,"uris":["http://zotero.org/groups/6580398/items/26WLLRT9"],"itemData":{"id":276199,"type":"article-journal","container-title":"Brain sciences","issue":"12","page":"1633","publisher":"MDPI","source":"Google Scholar","title":"Biological, psychological, and social determinants of depression: a review of recent literature","title-short":"Biological, psychological, and social determinants of depression","volume":"11","author":[{"family":"Remes","given":"Olivia"},{"family":"Mendes","given":"João Francisco"},{"family":"Templeton","given":"Peter"}],"issued":{"date-parts":[["2021"]]}}}],"schema":"https://github.com/citation-style-language/schema/raw/master/csl-citation.json"} </w:instrText>
                  </w:r>
                  <w:r w:rsidRPr="001A2089">
                    <w:rPr>
                      <w:sz w:val="20"/>
                      <w:szCs w:val="20"/>
                    </w:rPr>
                    <w:fldChar w:fldCharType="separate"/>
                  </w:r>
                  <w:r w:rsidRPr="001A2089">
                    <w:rPr>
                      <w:sz w:val="20"/>
                      <w:szCs w:val="20"/>
                      <w:lang w:val="en-GB"/>
                    </w:rPr>
                    <w:t>(De Sousa et al., 2025; Marx et al., 2023; Pedersen et al., 2019; Remes et al., 2021)</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Borders>
                    <w:top w:val="single" w:sz="4" w:space="0" w:color="auto"/>
                  </w:tcBorders>
                </w:tcPr>
                <w:p w14:paraId="47972A9E" w14:textId="4E55D7E4" w:rsidR="00D16BED" w:rsidRPr="001A2089" w:rsidRDefault="00155271" w:rsidP="002D5C7F">
                  <w:pPr>
                    <w:pStyle w:val="Compact"/>
                    <w:rPr>
                      <w:sz w:val="20"/>
                      <w:szCs w:val="20"/>
                    </w:rPr>
                  </w:pPr>
                  <w:r w:rsidRPr="001A2089">
                    <w:rPr>
                      <w:sz w:val="20"/>
                      <w:szCs w:val="20"/>
                      <w:lang w:val="en-GB"/>
                    </w:rPr>
                    <w:t xml:space="preserve">Determinants lie outside </w:t>
                  </w:r>
                  <w:r w:rsidR="00AC6155" w:rsidRPr="001A2089">
                    <w:rPr>
                      <w:sz w:val="20"/>
                      <w:szCs w:val="20"/>
                      <w:lang w:val="en-GB"/>
                    </w:rPr>
                    <w:t>Barbui et al. (2020)</w:t>
                  </w:r>
                  <w:r w:rsidR="008A2493" w:rsidRPr="001A2089">
                    <w:rPr>
                      <w:sz w:val="20"/>
                      <w:szCs w:val="20"/>
                      <w:lang w:val="en-GB"/>
                    </w:rPr>
                    <w:t>’s</w:t>
                  </w:r>
                  <w:r w:rsidRPr="001A2089">
                    <w:rPr>
                      <w:sz w:val="20"/>
                      <w:szCs w:val="20"/>
                    </w:rPr>
                    <w:t xml:space="preserve"> treatment-only scope; mapped from dedicated determinant reviews, </w:t>
                  </w:r>
                  <w:r w:rsidR="00C34AD8" w:rsidRPr="001A2089">
                    <w:rPr>
                      <w:sz w:val="20"/>
                      <w:szCs w:val="20"/>
                    </w:rPr>
                    <w:t>prioritizing</w:t>
                  </w:r>
                  <w:r w:rsidRPr="001A2089">
                    <w:rPr>
                      <w:sz w:val="20"/>
                      <w:szCs w:val="20"/>
                    </w:rPr>
                    <w:t xml:space="preserve"> SSA-relevant evidence</w:t>
                  </w:r>
                </w:p>
              </w:tc>
            </w:tr>
            <w:bookmarkEnd w:id="76"/>
          </w:tbl>
          <w:p w14:paraId="6A05A809" w14:textId="77777777" w:rsidR="00D16BED" w:rsidRPr="00BA1FC0" w:rsidRDefault="00D16BED" w:rsidP="002D5C7F"/>
        </w:tc>
      </w:tr>
      <w:tr w:rsidR="00D16BED" w:rsidRPr="001A2089" w14:paraId="0C1CE014" w14:textId="77777777" w:rsidTr="001A2089">
        <w:tc>
          <w:tcPr>
            <w:tcW w:w="9576" w:type="dxa"/>
          </w:tcPr>
          <w:p w14:paraId="0FA32F88" w14:textId="77777777" w:rsidR="001A2089" w:rsidRDefault="00155271" w:rsidP="002D5C7F">
            <w:pPr>
              <w:pStyle w:val="ImageCaption"/>
            </w:pPr>
            <w:r w:rsidRPr="00BA1FC0">
              <w:t xml:space="preserve"> </w:t>
            </w:r>
            <w:bookmarkStart w:id="77" w:name="table3"/>
            <w:bookmarkStart w:id="78" w:name="tbl-anchorB"/>
          </w:p>
          <w:p w14:paraId="7A0BEE3D" w14:textId="498BB4C8" w:rsidR="00D16BED" w:rsidRPr="001A2089" w:rsidRDefault="00155271" w:rsidP="002D5C7F">
            <w:pPr>
              <w:pStyle w:val="ImageCaption"/>
              <w:rPr>
                <w:b/>
                <w:bCs/>
                <w:i w:val="0"/>
                <w:iCs/>
                <w:sz w:val="20"/>
                <w:szCs w:val="20"/>
              </w:rPr>
            </w:pPr>
            <w:r w:rsidRPr="001A2089">
              <w:rPr>
                <w:b/>
                <w:bCs/>
                <w:i w:val="0"/>
                <w:iCs/>
                <w:sz w:val="20"/>
                <w:szCs w:val="20"/>
              </w:rPr>
              <w:t xml:space="preserve">Table 3: Workstream B </w:t>
            </w:r>
            <w:r w:rsidR="007A28B0" w:rsidRPr="001A2089">
              <w:rPr>
                <w:b/>
                <w:bCs/>
                <w:i w:val="0"/>
                <w:iCs/>
                <w:sz w:val="20"/>
                <w:szCs w:val="20"/>
              </w:rPr>
              <w:t xml:space="preserve">- </w:t>
            </w:r>
            <w:r w:rsidRPr="001A2089">
              <w:rPr>
                <w:b/>
                <w:bCs/>
                <w:i w:val="0"/>
                <w:iCs/>
                <w:sz w:val="20"/>
                <w:szCs w:val="20"/>
              </w:rPr>
              <w:t>Active ingredients &amp; dose.</w:t>
            </w:r>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851"/>
              <w:gridCol w:w="2410"/>
              <w:gridCol w:w="1275"/>
              <w:gridCol w:w="2192"/>
              <w:gridCol w:w="2632"/>
            </w:tblGrid>
            <w:tr w:rsidR="00D16BED" w:rsidRPr="001A2089" w14:paraId="5E9AB6BE" w14:textId="77777777" w:rsidTr="00E801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bottom w:val="single" w:sz="4" w:space="0" w:color="auto"/>
                  </w:tcBorders>
                </w:tcPr>
                <w:bookmarkEnd w:id="77"/>
                <w:p w14:paraId="0876A95E" w14:textId="77777777" w:rsidR="00D16BED" w:rsidRPr="001A2089" w:rsidRDefault="00155271" w:rsidP="002D5C7F">
                  <w:pPr>
                    <w:pStyle w:val="Compact"/>
                    <w:rPr>
                      <w:sz w:val="20"/>
                      <w:szCs w:val="20"/>
                    </w:rPr>
                  </w:pPr>
                  <w:r w:rsidRPr="001A2089">
                    <w:rPr>
                      <w:sz w:val="20"/>
                      <w:szCs w:val="20"/>
                    </w:rPr>
                    <w:t>RQ</w:t>
                  </w:r>
                </w:p>
              </w:tc>
              <w:tc>
                <w:tcPr>
                  <w:tcW w:w="2410" w:type="dxa"/>
                  <w:tcBorders>
                    <w:bottom w:val="single" w:sz="4" w:space="0" w:color="auto"/>
                  </w:tcBorders>
                </w:tcPr>
                <w:p w14:paraId="403B67C7"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Focus</w:t>
                  </w:r>
                </w:p>
              </w:tc>
              <w:tc>
                <w:tcPr>
                  <w:cnfStyle w:val="000010000000" w:firstRow="0" w:lastRow="0" w:firstColumn="0" w:lastColumn="0" w:oddVBand="1" w:evenVBand="0" w:oddHBand="0" w:evenHBand="0" w:firstRowFirstColumn="0" w:firstRowLastColumn="0" w:lastRowFirstColumn="0" w:lastRowLastColumn="0"/>
                  <w:tcW w:w="1275" w:type="dxa"/>
                  <w:tcBorders>
                    <w:bottom w:val="single" w:sz="4" w:space="0" w:color="auto"/>
                  </w:tcBorders>
                </w:tcPr>
                <w:p w14:paraId="2373BF6B" w14:textId="77777777" w:rsidR="00D16BED" w:rsidRPr="001A2089" w:rsidRDefault="00155271" w:rsidP="002D5C7F">
                  <w:pPr>
                    <w:pStyle w:val="Compact"/>
                    <w:rPr>
                      <w:sz w:val="20"/>
                      <w:szCs w:val="20"/>
                    </w:rPr>
                  </w:pPr>
                  <w:r w:rsidRPr="001A2089">
                    <w:rPr>
                      <w:sz w:val="20"/>
                      <w:szCs w:val="20"/>
                    </w:rPr>
                    <w:t>Stream</w:t>
                  </w:r>
                </w:p>
              </w:tc>
              <w:tc>
                <w:tcPr>
                  <w:tcW w:w="2192" w:type="dxa"/>
                  <w:tcBorders>
                    <w:bottom w:val="single" w:sz="4" w:space="0" w:color="auto"/>
                  </w:tcBorders>
                </w:tcPr>
                <w:p w14:paraId="153E34DB"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Anchor systematic reviews</w:t>
                  </w:r>
                </w:p>
              </w:tc>
              <w:tc>
                <w:tcPr>
                  <w:cnfStyle w:val="000010000000" w:firstRow="0" w:lastRow="0" w:firstColumn="0" w:lastColumn="0" w:oddVBand="1" w:evenVBand="0" w:oddHBand="0" w:evenHBand="0" w:firstRowFirstColumn="0" w:firstRowLastColumn="0" w:lastRowFirstColumn="0" w:lastRowLastColumn="0"/>
                  <w:tcW w:w="2632" w:type="dxa"/>
                  <w:tcBorders>
                    <w:bottom w:val="single" w:sz="4" w:space="0" w:color="auto"/>
                  </w:tcBorders>
                </w:tcPr>
                <w:p w14:paraId="2E2B71DE" w14:textId="77777777" w:rsidR="00D16BED" w:rsidRPr="001A2089" w:rsidRDefault="00155271" w:rsidP="002D5C7F">
                  <w:pPr>
                    <w:pStyle w:val="Compact"/>
                    <w:rPr>
                      <w:sz w:val="20"/>
                      <w:szCs w:val="20"/>
                    </w:rPr>
                  </w:pPr>
                  <w:r w:rsidRPr="001A2089">
                    <w:rPr>
                      <w:sz w:val="20"/>
                      <w:szCs w:val="20"/>
                    </w:rPr>
                    <w:t>Why this routing</w:t>
                  </w:r>
                </w:p>
              </w:tc>
            </w:tr>
            <w:tr w:rsidR="00D16BED" w:rsidRPr="001A2089" w14:paraId="16E39353" w14:textId="77777777" w:rsidTr="008A24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tcBorders>
                </w:tcPr>
                <w:p w14:paraId="0B33F935" w14:textId="77777777" w:rsidR="00D16BED" w:rsidRPr="001A2089" w:rsidRDefault="00155271" w:rsidP="002D5C7F">
                  <w:pPr>
                    <w:pStyle w:val="Compact"/>
                    <w:rPr>
                      <w:sz w:val="20"/>
                      <w:szCs w:val="20"/>
                    </w:rPr>
                  </w:pPr>
                  <w:r w:rsidRPr="001A2089">
                    <w:rPr>
                      <w:sz w:val="20"/>
                      <w:szCs w:val="20"/>
                    </w:rPr>
                    <w:t>RQ2</w:t>
                  </w:r>
                </w:p>
              </w:tc>
              <w:tc>
                <w:tcPr>
                  <w:tcW w:w="2410" w:type="dxa"/>
                  <w:tcBorders>
                    <w:top w:val="single" w:sz="4" w:space="0" w:color="auto"/>
                  </w:tcBorders>
                </w:tcPr>
                <w:p w14:paraId="46CE6FD1"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Interventions — rationale, feasibility, short/medium/long-term outcomes</w:t>
                  </w:r>
                </w:p>
              </w:tc>
              <w:tc>
                <w:tcPr>
                  <w:cnfStyle w:val="000010000000" w:firstRow="0" w:lastRow="0" w:firstColumn="0" w:lastColumn="0" w:oddVBand="1" w:evenVBand="0" w:oddHBand="0" w:evenHBand="0" w:firstRowFirstColumn="0" w:firstRowLastColumn="0" w:lastRowFirstColumn="0" w:lastRowLastColumn="0"/>
                  <w:tcW w:w="1275" w:type="dxa"/>
                  <w:tcBorders>
                    <w:top w:val="single" w:sz="4" w:space="0" w:color="auto"/>
                  </w:tcBorders>
                </w:tcPr>
                <w:p w14:paraId="21CE49DC" w14:textId="77777777" w:rsidR="00D16BED" w:rsidRPr="001A2089" w:rsidRDefault="00155271" w:rsidP="002D5C7F">
                  <w:pPr>
                    <w:pStyle w:val="Compact"/>
                    <w:rPr>
                      <w:sz w:val="20"/>
                      <w:szCs w:val="20"/>
                    </w:rPr>
                  </w:pPr>
                  <w:r w:rsidRPr="001A2089">
                    <w:rPr>
                      <w:sz w:val="20"/>
                      <w:szCs w:val="20"/>
                    </w:rPr>
                    <w:t>Stream 1</w:t>
                  </w:r>
                </w:p>
              </w:tc>
              <w:tc>
                <w:tcPr>
                  <w:tcW w:w="2192" w:type="dxa"/>
                  <w:tcBorders>
                    <w:top w:val="single" w:sz="4" w:space="0" w:color="auto"/>
                  </w:tcBorders>
                </w:tcPr>
                <w:p w14:paraId="56697D94" w14:textId="0EEDCB49" w:rsidR="00D16BED" w:rsidRPr="001A2089" w:rsidRDefault="0026181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Pr="001A2089">
                    <w:rPr>
                      <w:sz w:val="20"/>
                      <w:szCs w:val="20"/>
                    </w:rPr>
                    <w:instrText xml:space="preserve"> ADDIN ZOTERO_ITEM CSL_CITATION {"citationID":"6dDyuRcz","properties":{"unsorted":false,"formattedCitation":"(Barbui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Borders>
                    <w:top w:val="single" w:sz="4" w:space="0" w:color="auto"/>
                  </w:tcBorders>
                </w:tcPr>
                <w:p w14:paraId="47DA82E1" w14:textId="77777777" w:rsidR="00D16BED" w:rsidRPr="001A2089" w:rsidRDefault="00155271" w:rsidP="002D5C7F">
                  <w:pPr>
                    <w:pStyle w:val="Compact"/>
                    <w:rPr>
                      <w:sz w:val="20"/>
                      <w:szCs w:val="20"/>
                    </w:rPr>
                  </w:pPr>
                  <w:r w:rsidRPr="001A2089">
                    <w:rPr>
                      <w:sz w:val="20"/>
                      <w:szCs w:val="20"/>
                    </w:rPr>
                    <w:t>Core umbrella territory, refreshed for adults</w:t>
                  </w:r>
                </w:p>
              </w:tc>
            </w:tr>
            <w:tr w:rsidR="00D16BED" w:rsidRPr="001A2089" w14:paraId="55150606" w14:textId="77777777" w:rsidTr="008A2493">
              <w:tc>
                <w:tcPr>
                  <w:cnfStyle w:val="000010000000" w:firstRow="0" w:lastRow="0" w:firstColumn="0" w:lastColumn="0" w:oddVBand="1" w:evenVBand="0" w:oddHBand="0" w:evenHBand="0" w:firstRowFirstColumn="0" w:firstRowLastColumn="0" w:lastRowFirstColumn="0" w:lastRowLastColumn="0"/>
                  <w:tcW w:w="851" w:type="dxa"/>
                </w:tcPr>
                <w:p w14:paraId="51481515" w14:textId="77777777" w:rsidR="00D16BED" w:rsidRPr="001A2089" w:rsidRDefault="00155271" w:rsidP="002D5C7F">
                  <w:pPr>
                    <w:pStyle w:val="Compact"/>
                    <w:rPr>
                      <w:sz w:val="20"/>
                      <w:szCs w:val="20"/>
                    </w:rPr>
                  </w:pPr>
                  <w:r w:rsidRPr="001A2089">
                    <w:rPr>
                      <w:sz w:val="20"/>
                      <w:szCs w:val="20"/>
                    </w:rPr>
                    <w:t>RQ5</w:t>
                  </w:r>
                </w:p>
              </w:tc>
              <w:tc>
                <w:tcPr>
                  <w:tcW w:w="2410" w:type="dxa"/>
                </w:tcPr>
                <w:p w14:paraId="62A75173"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Therapeutic components that drive symptom improvement</w:t>
                  </w:r>
                </w:p>
              </w:tc>
              <w:tc>
                <w:tcPr>
                  <w:cnfStyle w:val="000010000000" w:firstRow="0" w:lastRow="0" w:firstColumn="0" w:lastColumn="0" w:oddVBand="1" w:evenVBand="0" w:oddHBand="0" w:evenHBand="0" w:firstRowFirstColumn="0" w:firstRowLastColumn="0" w:lastRowFirstColumn="0" w:lastRowLastColumn="0"/>
                  <w:tcW w:w="1275" w:type="dxa"/>
                </w:tcPr>
                <w:p w14:paraId="2CF3CB56" w14:textId="77777777" w:rsidR="00D16BED" w:rsidRPr="001A2089" w:rsidRDefault="00155271" w:rsidP="002D5C7F">
                  <w:pPr>
                    <w:pStyle w:val="Compact"/>
                    <w:rPr>
                      <w:sz w:val="20"/>
                      <w:szCs w:val="20"/>
                    </w:rPr>
                  </w:pPr>
                  <w:r w:rsidRPr="001A2089">
                    <w:rPr>
                      <w:sz w:val="20"/>
                      <w:szCs w:val="20"/>
                    </w:rPr>
                    <w:t>Stream 1</w:t>
                  </w:r>
                </w:p>
              </w:tc>
              <w:tc>
                <w:tcPr>
                  <w:tcW w:w="2192" w:type="dxa"/>
                </w:tcPr>
                <w:p w14:paraId="0BD3CB93" w14:textId="68924E80" w:rsidR="00D16BED" w:rsidRPr="001A2089" w:rsidRDefault="004A3DF5"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{"citationID":"AHHwzg7g","properties":{"unsorted":false,"formattedCitation":"(Barbui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Pr>
                <w:p w14:paraId="27543166" w14:textId="77777777" w:rsidR="00D16BED" w:rsidRPr="001A2089" w:rsidRDefault="00155271" w:rsidP="002D5C7F">
                  <w:pPr>
                    <w:pStyle w:val="Compact"/>
                    <w:rPr>
                      <w:sz w:val="20"/>
                      <w:szCs w:val="20"/>
                    </w:rPr>
                  </w:pPr>
                  <w:r w:rsidRPr="001A2089">
                    <w:rPr>
                      <w:sz w:val="20"/>
                      <w:szCs w:val="20"/>
                    </w:rPr>
                    <w:t>Component-level signal extractable from the refreshed umbrella</w:t>
                  </w:r>
                </w:p>
              </w:tc>
            </w:tr>
            <w:tr w:rsidR="00D16BED" w:rsidRPr="001A2089" w14:paraId="79765F52" w14:textId="77777777" w:rsidTr="008A24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Pr>
                <w:p w14:paraId="25767AEB" w14:textId="77777777" w:rsidR="00D16BED" w:rsidRPr="001A2089" w:rsidRDefault="00155271" w:rsidP="002D5C7F">
                  <w:pPr>
                    <w:pStyle w:val="Compact"/>
                    <w:rPr>
                      <w:sz w:val="20"/>
                      <w:szCs w:val="20"/>
                    </w:rPr>
                  </w:pPr>
                  <w:r w:rsidRPr="001A2089">
                    <w:rPr>
                      <w:sz w:val="20"/>
                      <w:szCs w:val="20"/>
                    </w:rPr>
                    <w:t>RQ6</w:t>
                  </w:r>
                </w:p>
              </w:tc>
              <w:tc>
                <w:tcPr>
                  <w:tcW w:w="2410" w:type="dxa"/>
                </w:tcPr>
                <w:p w14:paraId="5B2A09E0" w14:textId="4A401DEA"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 xml:space="preserve">Components to drop or </w:t>
                  </w:r>
                  <w:r w:rsidR="00C34AD8" w:rsidRPr="001A2089">
                    <w:rPr>
                      <w:sz w:val="20"/>
                      <w:szCs w:val="20"/>
                    </w:rPr>
                    <w:t>deprioritize</w:t>
                  </w:r>
                </w:p>
              </w:tc>
              <w:tc>
                <w:tcPr>
                  <w:cnfStyle w:val="000010000000" w:firstRow="0" w:lastRow="0" w:firstColumn="0" w:lastColumn="0" w:oddVBand="1" w:evenVBand="0" w:oddHBand="0" w:evenHBand="0" w:firstRowFirstColumn="0" w:firstRowLastColumn="0" w:lastRowFirstColumn="0" w:lastRowLastColumn="0"/>
                  <w:tcW w:w="1275" w:type="dxa"/>
                </w:tcPr>
                <w:p w14:paraId="652E818F" w14:textId="77777777" w:rsidR="00D16BED" w:rsidRPr="001A2089" w:rsidRDefault="00155271" w:rsidP="002D5C7F">
                  <w:pPr>
                    <w:pStyle w:val="Compact"/>
                    <w:rPr>
                      <w:sz w:val="20"/>
                      <w:szCs w:val="20"/>
                    </w:rPr>
                  </w:pPr>
                  <w:r w:rsidRPr="001A2089">
                    <w:rPr>
                      <w:sz w:val="20"/>
                      <w:szCs w:val="20"/>
                    </w:rPr>
                    <w:t>Stream 1</w:t>
                  </w:r>
                </w:p>
              </w:tc>
              <w:tc>
                <w:tcPr>
                  <w:tcW w:w="2192" w:type="dxa"/>
                </w:tcPr>
                <w:p w14:paraId="5A4F6D04" w14:textId="76EC0842" w:rsidR="00D16BED" w:rsidRPr="001A2089" w:rsidRDefault="004A3DF5"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{"citationID":"E6lYG9sq","properties":{"unsorted":false,"formattedCitation":"(Barbui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Pr>
                <w:p w14:paraId="2433B8B6" w14:textId="77777777" w:rsidR="00D16BED" w:rsidRPr="001A2089" w:rsidRDefault="00155271" w:rsidP="002D5C7F">
                  <w:pPr>
                    <w:pStyle w:val="Compact"/>
                    <w:rPr>
                      <w:sz w:val="20"/>
                      <w:szCs w:val="20"/>
                    </w:rPr>
                  </w:pPr>
                  <w:r w:rsidRPr="001A2089">
                    <w:rPr>
                      <w:sz w:val="20"/>
                      <w:szCs w:val="20"/>
                    </w:rPr>
                    <w:t>Same evidence base, read for low- or inconsistent-contribution components</w:t>
                  </w:r>
                </w:p>
              </w:tc>
            </w:tr>
            <w:tr w:rsidR="00D16BED" w:rsidRPr="001A2089" w14:paraId="784D5FAF" w14:textId="77777777" w:rsidTr="001301AB">
              <w:tc>
                <w:tcPr>
                  <w:cnfStyle w:val="000010000000" w:firstRow="0" w:lastRow="0" w:firstColumn="0" w:lastColumn="0" w:oddVBand="1" w:evenVBand="0" w:oddHBand="0" w:evenHBand="0" w:firstRowFirstColumn="0" w:firstRowLastColumn="0" w:lastRowFirstColumn="0" w:lastRowLastColumn="0"/>
                  <w:tcW w:w="851" w:type="dxa"/>
                </w:tcPr>
                <w:p w14:paraId="244B0BF4" w14:textId="77777777" w:rsidR="00D16BED" w:rsidRPr="001A2089" w:rsidRDefault="00155271" w:rsidP="002D5C7F">
                  <w:pPr>
                    <w:pStyle w:val="Compact"/>
                    <w:rPr>
                      <w:sz w:val="20"/>
                      <w:szCs w:val="20"/>
                    </w:rPr>
                  </w:pPr>
                  <w:r w:rsidRPr="001A2089">
                    <w:rPr>
                      <w:sz w:val="20"/>
                      <w:szCs w:val="20"/>
                    </w:rPr>
                    <w:t>RQ7</w:t>
                  </w:r>
                </w:p>
              </w:tc>
              <w:tc>
                <w:tcPr>
                  <w:tcW w:w="2410" w:type="dxa"/>
                </w:tcPr>
                <w:p w14:paraId="110AB080"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Minimum viable dose, by baseline severity</w:t>
                  </w:r>
                </w:p>
              </w:tc>
              <w:tc>
                <w:tcPr>
                  <w:cnfStyle w:val="000010000000" w:firstRow="0" w:lastRow="0" w:firstColumn="0" w:lastColumn="0" w:oddVBand="1" w:evenVBand="0" w:oddHBand="0" w:evenHBand="0" w:firstRowFirstColumn="0" w:firstRowLastColumn="0" w:lastRowFirstColumn="0" w:lastRowLastColumn="0"/>
                  <w:tcW w:w="1275" w:type="dxa"/>
                </w:tcPr>
                <w:p w14:paraId="3E7EF3C1" w14:textId="77777777" w:rsidR="00D16BED" w:rsidRPr="001A2089" w:rsidRDefault="00155271" w:rsidP="002D5C7F">
                  <w:pPr>
                    <w:pStyle w:val="Compact"/>
                    <w:rPr>
                      <w:sz w:val="20"/>
                      <w:szCs w:val="20"/>
                    </w:rPr>
                  </w:pPr>
                  <w:r w:rsidRPr="001A2089">
                    <w:rPr>
                      <w:sz w:val="20"/>
                      <w:szCs w:val="20"/>
                    </w:rPr>
                    <w:t>Stream 2</w:t>
                  </w:r>
                </w:p>
              </w:tc>
              <w:tc>
                <w:tcPr>
                  <w:tcW w:w="2192" w:type="dxa"/>
                </w:tcPr>
                <w:p w14:paraId="0A7B2FB0" w14:textId="0E124D73" w:rsidR="00D16BED" w:rsidRPr="001A2089" w:rsidRDefault="007E0FD4"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fldChar w:fldCharType="begin"/>
                  </w:r>
                  <w:r w:rsidRPr="001A2089">
                    <w:rPr>
                      <w:sz w:val="20"/>
                      <w:szCs w:val="20"/>
                    </w:rPr>
                    <w:instrText xml:space="preserve"> ADDIN ZOTERO_ITEM CSL_CITATION {"citationID":"ezDfgyOn","properties":{"unsorted":false,"formattedCitation":"(Barbui et al., 2020; Robinson et al., 2020)","plainCitation":"(Barbui et al., 2020; Robinson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id":276184,"uris":["http://zotero.org/groups/6580398/items/6E9UF4RC"],"itemData":{"id":276184,"type":"article-journal","abstract":"The dose-response effect refers to the relationship between the dose (e.g., length, frequency) of treatment and the subsequent probability of improvement. This systematic review aimed to synthesize the literature on the dose-response effect in routine psychological therapies delivered to adult patients with mental health problems. Twenty-six studies were eligible for inclusion. Different methodological approaches have been used to examine the dose-response effect; including survival analysis, multilevel modelling and descriptive cluster analyses. Replicated and consistent support was found for a curvilinear (log-linear or cubic) relationship between treatment length and outcomes, with few exceptions such as eating disorders and severe psychiatric populations. Optimal doses of psychotherapy in routine settings range between 4 and 26 sessions (4-6 for low intensity guided self-help) and vary according to setting, clinical population and outcome measures. Weekly therapy appears to accelerate the rate of improvement compared to less frequent schedules. Most of the reviewed evidence is from university counselling centres and outpatient psychotherapy clinics for common mental health problems. There is scarce and inconclusive evidence in clinical samples with chronic and severe mental disorders.","container-title":"Psychotherapy Research: Journal of the Society for Psychotherapy Research","DOI":"10.1080/10503307.2019.1566676","ISSN":"1468-4381","issue":"1","journalAbbreviation":"Psychother Res","language":"eng","page":"79-96","PMID":"30661486","source":"PubMed","title":"The dose-response effect in routinely delivered psychological therapies: A systematic review","title-short":"The dose-response effect in routinely delivered psychological therapies","volume":"30","author":[{"family":"Robinson","given":"Louisa"},{"family":"Delgadillo","given":"Jaime"},{"family":"Kellett","given":"Stephen"}],"issued":{"date-parts":[["2020",1]]}}}],"schema":"https://github.com/citation-style-language/schema/raw/master/csl-citation.json"} </w:instrText>
                  </w:r>
                  <w:r w:rsidRPr="001A2089">
                    <w:rPr>
                      <w:sz w:val="20"/>
                      <w:szCs w:val="20"/>
                    </w:rPr>
                    <w:fldChar w:fldCharType="separate"/>
                  </w:r>
                  <w:r w:rsidRPr="001A2089">
                    <w:rPr>
                      <w:sz w:val="20"/>
                      <w:szCs w:val="20"/>
                    </w:rPr>
                    <w:t>(Barbui et al., 2020; Robinson et al., 2020)</w:t>
                  </w:r>
                  <w:r w:rsidRPr="001A2089">
                    <w:rPr>
                      <w:sz w:val="20"/>
                      <w:szCs w:val="20"/>
                    </w:rPr>
                    <w:fldChar w:fldCharType="end"/>
                  </w:r>
                  <w:r w:rsidR="00155271" w:rsidRPr="001A2089">
                    <w:rPr>
                      <w:sz w:val="20"/>
                      <w:szCs w:val="20"/>
                    </w:rPr>
                    <w:t xml:space="preserve"> as context</w:t>
                  </w:r>
                </w:p>
              </w:tc>
              <w:tc>
                <w:tcPr>
                  <w:cnfStyle w:val="000010000000" w:firstRow="0" w:lastRow="0" w:firstColumn="0" w:lastColumn="0" w:oddVBand="1" w:evenVBand="0" w:oddHBand="0" w:evenHBand="0" w:firstRowFirstColumn="0" w:firstRowLastColumn="0" w:lastRowFirstColumn="0" w:lastRowLastColumn="0"/>
                  <w:tcW w:w="2632" w:type="dxa"/>
                </w:tcPr>
                <w:p w14:paraId="260A3BA9" w14:textId="3F7CDB79" w:rsidR="00D16BED" w:rsidRPr="001A2089" w:rsidRDefault="00155271" w:rsidP="002D5C7F">
                  <w:pPr>
                    <w:pStyle w:val="Compact"/>
                    <w:rPr>
                      <w:sz w:val="20"/>
                      <w:szCs w:val="20"/>
                    </w:rPr>
                  </w:pPr>
                  <w:r w:rsidRPr="001A2089">
                    <w:rPr>
                      <w:sz w:val="20"/>
                      <w:szCs w:val="20"/>
                    </w:rPr>
                    <w:t xml:space="preserve">Dose-response is anchored on a dose-response review of routinely delivered therapies; </w:t>
                  </w:r>
                  <w:r w:rsidR="007F0D60" w:rsidRPr="001A2089">
                    <w:rPr>
                      <w:sz w:val="20"/>
                      <w:szCs w:val="20"/>
                    </w:rPr>
                    <w:t>Barbui et al. (2020)</w:t>
                  </w:r>
                  <w:r w:rsidRPr="001A2089">
                    <w:rPr>
                      <w:sz w:val="20"/>
                      <w:szCs w:val="20"/>
                    </w:rPr>
                    <w:t xml:space="preserve"> supplements</w:t>
                  </w:r>
                </w:p>
              </w:tc>
            </w:tr>
            <w:tr w:rsidR="00D16BED" w:rsidRPr="001A2089" w14:paraId="6F83DB2E" w14:textId="77777777" w:rsidTr="001301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Pr>
                <w:p w14:paraId="45B2210E" w14:textId="77777777" w:rsidR="00D16BED" w:rsidRPr="001A2089" w:rsidRDefault="00155271" w:rsidP="002D5C7F">
                  <w:pPr>
                    <w:pStyle w:val="Compact"/>
                    <w:rPr>
                      <w:sz w:val="20"/>
                      <w:szCs w:val="20"/>
                    </w:rPr>
                  </w:pPr>
                  <w:r w:rsidRPr="001A2089">
                    <w:rPr>
                      <w:sz w:val="20"/>
                      <w:szCs w:val="20"/>
                    </w:rPr>
                    <w:t>RQ8</w:t>
                  </w:r>
                </w:p>
              </w:tc>
              <w:tc>
                <w:tcPr>
                  <w:tcW w:w="2410" w:type="dxa"/>
                </w:tcPr>
                <w:p w14:paraId="20CFD987"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Short- vs long-term effects &amp; mechanisms</w:t>
                  </w:r>
                </w:p>
              </w:tc>
              <w:tc>
                <w:tcPr>
                  <w:cnfStyle w:val="000010000000" w:firstRow="0" w:lastRow="0" w:firstColumn="0" w:lastColumn="0" w:oddVBand="1" w:evenVBand="0" w:oddHBand="0" w:evenHBand="0" w:firstRowFirstColumn="0" w:firstRowLastColumn="0" w:lastRowFirstColumn="0" w:lastRowLastColumn="0"/>
                  <w:tcW w:w="1275" w:type="dxa"/>
                </w:tcPr>
                <w:p w14:paraId="13ED75CA" w14:textId="77777777" w:rsidR="00D16BED" w:rsidRPr="001A2089" w:rsidRDefault="00155271" w:rsidP="002D5C7F">
                  <w:pPr>
                    <w:pStyle w:val="Compact"/>
                    <w:rPr>
                      <w:sz w:val="20"/>
                      <w:szCs w:val="20"/>
                    </w:rPr>
                  </w:pPr>
                  <w:r w:rsidRPr="001A2089">
                    <w:rPr>
                      <w:sz w:val="20"/>
                      <w:szCs w:val="20"/>
                    </w:rPr>
                    <w:t>Stream 2</w:t>
                  </w:r>
                </w:p>
              </w:tc>
              <w:tc>
                <w:tcPr>
                  <w:tcW w:w="2192" w:type="dxa"/>
                </w:tcPr>
                <w:p w14:paraId="5341D982" w14:textId="7B1C7997" w:rsidR="00D16BED" w:rsidRPr="001A2089" w:rsidRDefault="0085613F"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Pr="001A2089">
                    <w:rPr>
                      <w:sz w:val="20"/>
                      <w:szCs w:val="20"/>
                    </w:rPr>
                    <w:instrText xml:space="preserve"> ADDIN ZOTERO_ITEM CSL_CITATION {"citationID":"2ab5stX2","properties":{"unsorted":false,"formattedCitation":"(Robinson et al., 2020)","plainCitation":"(Robinson et al., 2020)","noteIndex":0},"citationItems":[{"id":276184,"uris":["http://zotero.org/groups/6580398/items/6E9UF4RC"],"itemData":{"id":276184,"type":"article-journal","abstract":"The dose-response effect refers to the relationship between the dose (e.g., length, frequency) of treatment and the subsequent probability of improvement. This systematic review aimed to synthesize the literature on the dose-response effect in routine psychological therapies delivered to adult patients with mental health problems. Twenty-six studies were eligible for inclusion. Different methodological approaches have been used to examine the dose-response effect; including survival analysis, multilevel modelling and descriptive cluster analyses. Replicated and consistent support was found for a curvilinear (log-linear or cubic) relationship between treatment length and outcomes, with few exceptions such as eating disorders and severe psychiatric populations. Optimal doses of psychotherapy in routine settings range between 4 and 26 sessions (4-6 for low intensity guided self-help) and vary according to setting, clinical population and outcome measures. Weekly therapy appears to accelerate the rate of improvement compared to less frequent schedules. Most of the reviewed evidence is from university counselling centres and outpatient psychotherapy clinics for common mental health problems. There is scarce and inconclusive evidence in clinical samples with chronic and severe mental disorders.","container-title":"Psychotherapy Research: Journal of the Society for Psychotherapy Research","DOI":"10.1080/10503307.2019.1566676","ISSN":"1468-4381","issue":"1","journalAbbreviation":"Psychother Res","language":"eng","page":"79-96","PMID":"30661486","source":"PubMed","title":"The dose-response effect in routinely delivered psychological therapies: A systematic review","title-short":"The dose-response effect in routinely delivered psychological therapies","volume":"30","author":[{"family":"Robinson","given":"Louisa"},{"family":"Delgadillo","given":"Jaime"},{"family":"Kellett","given":"Stephen"}],"issued":{"date-parts":[["2020",1]]}}}],"schema":"https://github.com/citation-style-language/schema/raw/master/csl-citation.json"} </w:instrText>
                  </w:r>
                  <w:r w:rsidRPr="001A2089">
                    <w:rPr>
                      <w:sz w:val="20"/>
                      <w:szCs w:val="20"/>
                    </w:rPr>
                    <w:fldChar w:fldCharType="separate"/>
                  </w:r>
                  <w:r w:rsidRPr="001A2089">
                    <w:rPr>
                      <w:sz w:val="20"/>
                      <w:szCs w:val="20"/>
                    </w:rPr>
                    <w:t>(Robinson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Pr>
                <w:p w14:paraId="2C38C27A" w14:textId="33FC8EB2" w:rsidR="00D16BED" w:rsidRPr="001A2089" w:rsidRDefault="00155271" w:rsidP="002D5C7F">
                  <w:pPr>
                    <w:pStyle w:val="Compact"/>
                    <w:rPr>
                      <w:sz w:val="20"/>
                      <w:szCs w:val="20"/>
                    </w:rPr>
                  </w:pPr>
                  <w:r w:rsidRPr="001A2089">
                    <w:rPr>
                      <w:sz w:val="20"/>
                      <w:szCs w:val="20"/>
                    </w:rPr>
                    <w:t xml:space="preserve">Temporal-trajectory and mechanism question not addressed by </w:t>
                  </w:r>
                  <w:r w:rsidR="007F0D60" w:rsidRPr="001A2089">
                    <w:rPr>
                      <w:sz w:val="20"/>
                      <w:szCs w:val="20"/>
                    </w:rPr>
                    <w:t>Barbui et al. (2020)</w:t>
                  </w:r>
                </w:p>
              </w:tc>
            </w:tr>
            <w:tr w:rsidR="00D16BED" w:rsidRPr="001A2089" w14:paraId="77947C92" w14:textId="77777777" w:rsidTr="001301AB">
              <w:tc>
                <w:tcPr>
                  <w:cnfStyle w:val="000010000000" w:firstRow="0" w:lastRow="0" w:firstColumn="0" w:lastColumn="0" w:oddVBand="1" w:evenVBand="0" w:oddHBand="0" w:evenHBand="0" w:firstRowFirstColumn="0" w:firstRowLastColumn="0" w:lastRowFirstColumn="0" w:lastRowLastColumn="0"/>
                  <w:tcW w:w="851" w:type="dxa"/>
                </w:tcPr>
                <w:p w14:paraId="51017B20" w14:textId="77777777" w:rsidR="00D16BED" w:rsidRPr="001A2089" w:rsidRDefault="00155271" w:rsidP="002D5C7F">
                  <w:pPr>
                    <w:pStyle w:val="Compact"/>
                    <w:rPr>
                      <w:sz w:val="20"/>
                      <w:szCs w:val="20"/>
                    </w:rPr>
                  </w:pPr>
                  <w:r w:rsidRPr="001A2089">
                    <w:rPr>
                      <w:sz w:val="20"/>
                      <w:szCs w:val="20"/>
                    </w:rPr>
                    <w:t>RQ9</w:t>
                  </w:r>
                </w:p>
              </w:tc>
              <w:tc>
                <w:tcPr>
                  <w:tcW w:w="2410" w:type="dxa"/>
                </w:tcPr>
                <w:p w14:paraId="52EF3A77" w14:textId="3E6AC708"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When</w:t>
                  </w:r>
                  <w:r w:rsidR="00ED407D" w:rsidRPr="001A2089">
                    <w:rPr>
                      <w:sz w:val="20"/>
                      <w:szCs w:val="20"/>
                    </w:rPr>
                    <w:t xml:space="preserve"> </w:t>
                  </w:r>
                  <w:r w:rsidR="00C34AD8" w:rsidRPr="001A2089">
                    <w:rPr>
                      <w:sz w:val="20"/>
                      <w:szCs w:val="20"/>
                    </w:rPr>
                    <w:t>is a</w:t>
                  </w:r>
                  <w:r w:rsidRPr="001A2089">
                    <w:rPr>
                      <w:sz w:val="20"/>
                      <w:szCs w:val="20"/>
                    </w:rPr>
                    <w:t xml:space="preserve"> single-session vs brief multi-session appropriate</w:t>
                  </w:r>
                  <w:r w:rsidR="00C34AD8" w:rsidRPr="001A2089">
                    <w:rPr>
                      <w:sz w:val="20"/>
                      <w:szCs w:val="20"/>
                    </w:rPr>
                    <w:t>?</w:t>
                  </w:r>
                </w:p>
              </w:tc>
              <w:tc>
                <w:tcPr>
                  <w:cnfStyle w:val="000010000000" w:firstRow="0" w:lastRow="0" w:firstColumn="0" w:lastColumn="0" w:oddVBand="1" w:evenVBand="0" w:oddHBand="0" w:evenHBand="0" w:firstRowFirstColumn="0" w:firstRowLastColumn="0" w:lastRowFirstColumn="0" w:lastRowLastColumn="0"/>
                  <w:tcW w:w="1275" w:type="dxa"/>
                </w:tcPr>
                <w:p w14:paraId="1351750C" w14:textId="77777777" w:rsidR="00D16BED" w:rsidRPr="001A2089" w:rsidRDefault="00155271" w:rsidP="002D5C7F">
                  <w:pPr>
                    <w:pStyle w:val="Compact"/>
                    <w:rPr>
                      <w:sz w:val="20"/>
                      <w:szCs w:val="20"/>
                    </w:rPr>
                  </w:pPr>
                  <w:r w:rsidRPr="001A2089">
                    <w:rPr>
                      <w:sz w:val="20"/>
                      <w:szCs w:val="20"/>
                    </w:rPr>
                    <w:t>Stream 1</w:t>
                  </w:r>
                </w:p>
              </w:tc>
              <w:tc>
                <w:tcPr>
                  <w:tcW w:w="2192" w:type="dxa"/>
                </w:tcPr>
                <w:p w14:paraId="1EABA4A9" w14:textId="68CDF39F" w:rsidR="00D16BED" w:rsidRPr="001A2089" w:rsidRDefault="004A3DF5"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{"citationID":"2rMdcKrk","properties":{"unsorted":false,"formattedCitation":"(Barbui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Pr>
                <w:p w14:paraId="7FB9F84D" w14:textId="104CD11E" w:rsidR="00D16BED" w:rsidRPr="001A2089" w:rsidRDefault="00155271" w:rsidP="002D5C7F">
                  <w:pPr>
                    <w:pStyle w:val="Compact"/>
                    <w:rPr>
                      <w:sz w:val="20"/>
                      <w:szCs w:val="20"/>
                    </w:rPr>
                  </w:pPr>
                  <w:r w:rsidRPr="001A2089">
                    <w:rPr>
                      <w:sz w:val="20"/>
                      <w:szCs w:val="20"/>
                    </w:rPr>
                    <w:t xml:space="preserve">Within </w:t>
                  </w:r>
                  <w:r w:rsidR="00C34AD8" w:rsidRPr="001A2089">
                    <w:rPr>
                      <w:sz w:val="20"/>
                      <w:szCs w:val="20"/>
                    </w:rPr>
                    <w:t xml:space="preserve">the </w:t>
                  </w:r>
                  <w:r w:rsidRPr="001A2089">
                    <w:rPr>
                      <w:sz w:val="20"/>
                      <w:szCs w:val="20"/>
                    </w:rPr>
                    <w:t>umbrella scope</w:t>
                  </w:r>
                  <w:r w:rsidR="00C34AD8" w:rsidRPr="001A2089">
                    <w:rPr>
                      <w:sz w:val="20"/>
                      <w:szCs w:val="20"/>
                    </w:rPr>
                    <w:t>,</w:t>
                  </w:r>
                  <w:r w:rsidRPr="001A2089">
                    <w:rPr>
                      <w:sz w:val="20"/>
                      <w:szCs w:val="20"/>
                    </w:rPr>
                    <w:t xml:space="preserve"> by severity and format</w:t>
                  </w:r>
                </w:p>
              </w:tc>
            </w:tr>
            <w:tr w:rsidR="00D16BED" w:rsidRPr="001A2089" w14:paraId="7A3717D7" w14:textId="77777777" w:rsidTr="00E801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Pr>
                <w:p w14:paraId="6DE031B0" w14:textId="77777777" w:rsidR="00D16BED" w:rsidRPr="001A2089" w:rsidRDefault="00155271" w:rsidP="002D5C7F">
                  <w:pPr>
                    <w:pStyle w:val="Compact"/>
                    <w:rPr>
                      <w:sz w:val="20"/>
                      <w:szCs w:val="20"/>
                    </w:rPr>
                  </w:pPr>
                  <w:r w:rsidRPr="001A2089">
                    <w:rPr>
                      <w:sz w:val="20"/>
                      <w:szCs w:val="20"/>
                    </w:rPr>
                    <w:t>RQ14</w:t>
                  </w:r>
                </w:p>
              </w:tc>
              <w:tc>
                <w:tcPr>
                  <w:tcW w:w="2410" w:type="dxa"/>
                </w:tcPr>
                <w:p w14:paraId="246FA654"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Therapeutic model &amp; trajectory of clinical impact</w:t>
                  </w:r>
                </w:p>
              </w:tc>
              <w:tc>
                <w:tcPr>
                  <w:cnfStyle w:val="000010000000" w:firstRow="0" w:lastRow="0" w:firstColumn="0" w:lastColumn="0" w:oddVBand="1" w:evenVBand="0" w:oddHBand="0" w:evenHBand="0" w:firstRowFirstColumn="0" w:firstRowLastColumn="0" w:lastRowFirstColumn="0" w:lastRowLastColumn="0"/>
                  <w:tcW w:w="1275" w:type="dxa"/>
                </w:tcPr>
                <w:p w14:paraId="1F87AB0E" w14:textId="77777777" w:rsidR="00D16BED" w:rsidRPr="001A2089" w:rsidRDefault="00155271" w:rsidP="002D5C7F">
                  <w:pPr>
                    <w:pStyle w:val="Compact"/>
                    <w:rPr>
                      <w:sz w:val="20"/>
                      <w:szCs w:val="20"/>
                    </w:rPr>
                  </w:pPr>
                  <w:r w:rsidRPr="001A2089">
                    <w:rPr>
                      <w:sz w:val="20"/>
                      <w:szCs w:val="20"/>
                    </w:rPr>
                    <w:t>Stream 1</w:t>
                  </w:r>
                </w:p>
              </w:tc>
              <w:tc>
                <w:tcPr>
                  <w:tcW w:w="2192" w:type="dxa"/>
                </w:tcPr>
                <w:p w14:paraId="3EFA0798" w14:textId="29DBE854" w:rsidR="00D16BED" w:rsidRPr="001A2089" w:rsidRDefault="004A3DF5"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{"citationID":"zSbM3Q9D","properties":{"unsorted":false,"formattedCitation":"(Barbui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632" w:type="dxa"/>
                </w:tcPr>
                <w:p w14:paraId="12A1FB02" w14:textId="77777777" w:rsidR="00D16BED" w:rsidRPr="001A2089" w:rsidRDefault="00155271" w:rsidP="002D5C7F">
                  <w:pPr>
                    <w:pStyle w:val="Compact"/>
                    <w:rPr>
                      <w:sz w:val="20"/>
                      <w:szCs w:val="20"/>
                    </w:rPr>
                  </w:pPr>
                  <w:r w:rsidRPr="001A2089">
                    <w:rPr>
                      <w:sz w:val="20"/>
                      <w:szCs w:val="20"/>
                    </w:rPr>
                    <w:t>Model specifications and time-course extracted from the refreshed umbrella</w:t>
                  </w:r>
                </w:p>
              </w:tc>
            </w:tr>
            <w:bookmarkEnd w:id="78"/>
          </w:tbl>
          <w:p w14:paraId="5A39BBE3" w14:textId="77777777" w:rsidR="00D16BED" w:rsidRPr="001A2089" w:rsidRDefault="00D16BED" w:rsidP="002D5C7F">
            <w:pPr>
              <w:rPr>
                <w:sz w:val="20"/>
                <w:szCs w:val="20"/>
              </w:rPr>
            </w:pPr>
          </w:p>
        </w:tc>
      </w:tr>
      <w:tr w:rsidR="00D16BED" w:rsidRPr="001A2089" w14:paraId="19A44BEC" w14:textId="77777777" w:rsidTr="006346FE">
        <w:tc>
          <w:tcPr>
            <w:tcW w:w="9576" w:type="dxa"/>
          </w:tcPr>
          <w:p w14:paraId="2A16D58B" w14:textId="77777777" w:rsidR="001A2089" w:rsidRPr="001A2089" w:rsidRDefault="001A2089" w:rsidP="002D5C7F">
            <w:pPr>
              <w:pStyle w:val="ImageCaption"/>
              <w:rPr>
                <w:b/>
                <w:bCs/>
                <w:i w:val="0"/>
                <w:iCs/>
                <w:sz w:val="20"/>
                <w:szCs w:val="20"/>
              </w:rPr>
            </w:pPr>
            <w:bookmarkStart w:id="79" w:name="table4"/>
            <w:bookmarkStart w:id="80" w:name="tbl-anchorC"/>
          </w:p>
          <w:p w14:paraId="2A1D5EA6" w14:textId="5D1C8493" w:rsidR="00D16BED" w:rsidRPr="001A2089" w:rsidRDefault="00155271" w:rsidP="002D5C7F">
            <w:pPr>
              <w:pStyle w:val="ImageCaption"/>
              <w:rPr>
                <w:b/>
                <w:bCs/>
                <w:i w:val="0"/>
                <w:iCs/>
                <w:sz w:val="20"/>
                <w:szCs w:val="20"/>
              </w:rPr>
            </w:pPr>
            <w:r w:rsidRPr="001A2089">
              <w:rPr>
                <w:b/>
                <w:bCs/>
                <w:i w:val="0"/>
                <w:iCs/>
                <w:sz w:val="20"/>
                <w:szCs w:val="20"/>
              </w:rPr>
              <w:t xml:space="preserve">Table 4: Workstream C </w:t>
            </w:r>
            <w:r w:rsidR="00642B76" w:rsidRPr="001A2089">
              <w:rPr>
                <w:b/>
                <w:bCs/>
                <w:i w:val="0"/>
                <w:iCs/>
                <w:sz w:val="20"/>
                <w:szCs w:val="20"/>
              </w:rPr>
              <w:t>-</w:t>
            </w:r>
            <w:r w:rsidRPr="001A2089">
              <w:rPr>
                <w:b/>
                <w:bCs/>
                <w:i w:val="0"/>
                <w:iCs/>
                <w:sz w:val="20"/>
                <w:szCs w:val="20"/>
              </w:rPr>
              <w:t xml:space="preserve"> Delivery, workforce &amp; engagement</w:t>
            </w:r>
            <w:bookmarkEnd w:id="79"/>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851"/>
              <w:gridCol w:w="2268"/>
              <w:gridCol w:w="1559"/>
              <w:gridCol w:w="2268"/>
              <w:gridCol w:w="2414"/>
            </w:tblGrid>
            <w:tr w:rsidR="00D16BED" w:rsidRPr="001A2089" w14:paraId="35CDCAD7" w14:textId="77777777" w:rsidTr="004E79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bottom w:val="single" w:sz="4" w:space="0" w:color="auto"/>
                  </w:tcBorders>
                </w:tcPr>
                <w:p w14:paraId="148D13CE" w14:textId="77777777" w:rsidR="00D16BED" w:rsidRPr="001A2089" w:rsidRDefault="00155271" w:rsidP="002D5C7F">
                  <w:pPr>
                    <w:pStyle w:val="Compact"/>
                    <w:rPr>
                      <w:sz w:val="20"/>
                      <w:szCs w:val="20"/>
                    </w:rPr>
                  </w:pPr>
                  <w:r w:rsidRPr="001A2089">
                    <w:rPr>
                      <w:sz w:val="20"/>
                      <w:szCs w:val="20"/>
                    </w:rPr>
                    <w:lastRenderedPageBreak/>
                    <w:t>RQ</w:t>
                  </w:r>
                </w:p>
              </w:tc>
              <w:tc>
                <w:tcPr>
                  <w:tcW w:w="2268" w:type="dxa"/>
                  <w:tcBorders>
                    <w:bottom w:val="single" w:sz="4" w:space="0" w:color="auto"/>
                  </w:tcBorders>
                </w:tcPr>
                <w:p w14:paraId="3D5B3883"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Focus</w:t>
                  </w:r>
                </w:p>
              </w:tc>
              <w:tc>
                <w:tcPr>
                  <w:cnfStyle w:val="000010000000" w:firstRow="0" w:lastRow="0" w:firstColumn="0" w:lastColumn="0" w:oddVBand="1" w:evenVBand="0" w:oddHBand="0" w:evenHBand="0" w:firstRowFirstColumn="0" w:firstRowLastColumn="0" w:lastRowFirstColumn="0" w:lastRowLastColumn="0"/>
                  <w:tcW w:w="1559" w:type="dxa"/>
                  <w:tcBorders>
                    <w:bottom w:val="single" w:sz="4" w:space="0" w:color="auto"/>
                  </w:tcBorders>
                </w:tcPr>
                <w:p w14:paraId="0A6D2600" w14:textId="77777777" w:rsidR="00D16BED" w:rsidRPr="001A2089" w:rsidRDefault="00155271" w:rsidP="002D5C7F">
                  <w:pPr>
                    <w:pStyle w:val="Compact"/>
                    <w:rPr>
                      <w:sz w:val="20"/>
                      <w:szCs w:val="20"/>
                    </w:rPr>
                  </w:pPr>
                  <w:r w:rsidRPr="001A2089">
                    <w:rPr>
                      <w:sz w:val="20"/>
                      <w:szCs w:val="20"/>
                    </w:rPr>
                    <w:t>Stream</w:t>
                  </w:r>
                </w:p>
              </w:tc>
              <w:tc>
                <w:tcPr>
                  <w:tcW w:w="2268" w:type="dxa"/>
                  <w:tcBorders>
                    <w:bottom w:val="single" w:sz="4" w:space="0" w:color="auto"/>
                  </w:tcBorders>
                </w:tcPr>
                <w:p w14:paraId="11293C0F"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A2089">
                    <w:rPr>
                      <w:sz w:val="20"/>
                      <w:szCs w:val="20"/>
                    </w:rPr>
                    <w:t>Anchor systematic reviews</w:t>
                  </w:r>
                </w:p>
              </w:tc>
              <w:tc>
                <w:tcPr>
                  <w:cnfStyle w:val="000010000000" w:firstRow="0" w:lastRow="0" w:firstColumn="0" w:lastColumn="0" w:oddVBand="1" w:evenVBand="0" w:oddHBand="0" w:evenHBand="0" w:firstRowFirstColumn="0" w:firstRowLastColumn="0" w:lastRowFirstColumn="0" w:lastRowLastColumn="0"/>
                  <w:tcW w:w="2414" w:type="dxa"/>
                  <w:tcBorders>
                    <w:bottom w:val="single" w:sz="4" w:space="0" w:color="auto"/>
                  </w:tcBorders>
                </w:tcPr>
                <w:p w14:paraId="10BCCBE0" w14:textId="77777777" w:rsidR="00D16BED" w:rsidRPr="001A2089" w:rsidRDefault="00155271" w:rsidP="002D5C7F">
                  <w:pPr>
                    <w:pStyle w:val="Compact"/>
                    <w:rPr>
                      <w:sz w:val="20"/>
                      <w:szCs w:val="20"/>
                    </w:rPr>
                  </w:pPr>
                  <w:r w:rsidRPr="001A2089">
                    <w:rPr>
                      <w:sz w:val="20"/>
                      <w:szCs w:val="20"/>
                    </w:rPr>
                    <w:t>Why this routing</w:t>
                  </w:r>
                </w:p>
              </w:tc>
            </w:tr>
            <w:tr w:rsidR="00D16BED" w:rsidRPr="001A2089" w14:paraId="40CE918E" w14:textId="77777777" w:rsidTr="004E79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tcBorders>
                </w:tcPr>
                <w:p w14:paraId="609E3ADC" w14:textId="77777777" w:rsidR="00D16BED" w:rsidRPr="001A2089" w:rsidRDefault="00155271" w:rsidP="002D5C7F">
                  <w:pPr>
                    <w:pStyle w:val="Compact"/>
                    <w:rPr>
                      <w:sz w:val="20"/>
                      <w:szCs w:val="20"/>
                    </w:rPr>
                  </w:pPr>
                  <w:r w:rsidRPr="001A2089">
                    <w:rPr>
                      <w:sz w:val="20"/>
                      <w:szCs w:val="20"/>
                    </w:rPr>
                    <w:t>RQ3</w:t>
                  </w:r>
                </w:p>
              </w:tc>
              <w:tc>
                <w:tcPr>
                  <w:tcW w:w="2268" w:type="dxa"/>
                  <w:tcBorders>
                    <w:top w:val="single" w:sz="4" w:space="0" w:color="auto"/>
                  </w:tcBorders>
                </w:tcPr>
                <w:p w14:paraId="63580C9B"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Scalability parameters (clinical, delivery, cost-relevant)</w:t>
                  </w:r>
                </w:p>
              </w:tc>
              <w:tc>
                <w:tcPr>
                  <w:cnfStyle w:val="000010000000" w:firstRow="0" w:lastRow="0" w:firstColumn="0" w:lastColumn="0" w:oddVBand="1" w:evenVBand="0" w:oddHBand="0" w:evenHBand="0" w:firstRowFirstColumn="0" w:firstRowLastColumn="0" w:lastRowFirstColumn="0" w:lastRowLastColumn="0"/>
                  <w:tcW w:w="1559" w:type="dxa"/>
                  <w:tcBorders>
                    <w:top w:val="single" w:sz="4" w:space="0" w:color="auto"/>
                  </w:tcBorders>
                </w:tcPr>
                <w:p w14:paraId="34E37C6D" w14:textId="77777777" w:rsidR="00D16BED" w:rsidRPr="001A2089" w:rsidRDefault="00155271" w:rsidP="002D5C7F">
                  <w:pPr>
                    <w:pStyle w:val="Compact"/>
                    <w:rPr>
                      <w:sz w:val="20"/>
                      <w:szCs w:val="20"/>
                    </w:rPr>
                  </w:pPr>
                  <w:r w:rsidRPr="001A2089">
                    <w:rPr>
                      <w:sz w:val="20"/>
                      <w:szCs w:val="20"/>
                    </w:rPr>
                    <w:t>Stream 1</w:t>
                  </w:r>
                </w:p>
              </w:tc>
              <w:tc>
                <w:tcPr>
                  <w:tcW w:w="2268" w:type="dxa"/>
                  <w:tcBorders>
                    <w:top w:val="single" w:sz="4" w:space="0" w:color="auto"/>
                  </w:tcBorders>
                </w:tcPr>
                <w:p w14:paraId="396A91F0" w14:textId="58109876" w:rsidR="00D16BED" w:rsidRPr="001A2089" w:rsidRDefault="004A3DF5"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{"citationID":"XJCyOVsW","properties":{"unsorted":false,"formattedCitation":"(Barbui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r w:rsidR="00155271" w:rsidRPr="001A2089">
                    <w:rPr>
                      <w:sz w:val="20"/>
                      <w:szCs w:val="20"/>
                    </w:rPr>
                    <w:t>, with scalability terms added</w:t>
                  </w:r>
                </w:p>
              </w:tc>
              <w:tc>
                <w:tcPr>
                  <w:cnfStyle w:val="000010000000" w:firstRow="0" w:lastRow="0" w:firstColumn="0" w:lastColumn="0" w:oddVBand="1" w:evenVBand="0" w:oddHBand="0" w:evenHBand="0" w:firstRowFirstColumn="0" w:firstRowLastColumn="0" w:lastRowFirstColumn="0" w:lastRowLastColumn="0"/>
                  <w:tcW w:w="2414" w:type="dxa"/>
                  <w:tcBorders>
                    <w:top w:val="single" w:sz="4" w:space="0" w:color="auto"/>
                  </w:tcBorders>
                </w:tcPr>
                <w:p w14:paraId="389DD776" w14:textId="77777777" w:rsidR="00D16BED" w:rsidRPr="001A2089" w:rsidRDefault="00155271" w:rsidP="002D5C7F">
                  <w:pPr>
                    <w:pStyle w:val="Compact"/>
                    <w:rPr>
                      <w:sz w:val="20"/>
                      <w:szCs w:val="20"/>
                    </w:rPr>
                  </w:pPr>
                  <w:r w:rsidRPr="001A2089">
                    <w:rPr>
                      <w:sz w:val="20"/>
                      <w:szCs w:val="20"/>
                    </w:rPr>
                    <w:t>Umbrella refreshed with an adapted term set</w:t>
                  </w:r>
                </w:p>
              </w:tc>
            </w:tr>
            <w:tr w:rsidR="00D16BED" w:rsidRPr="001A2089" w14:paraId="16BB2239" w14:textId="77777777" w:rsidTr="004E79F9">
              <w:tc>
                <w:tcPr>
                  <w:cnfStyle w:val="000010000000" w:firstRow="0" w:lastRow="0" w:firstColumn="0" w:lastColumn="0" w:oddVBand="1" w:evenVBand="0" w:oddHBand="0" w:evenHBand="0" w:firstRowFirstColumn="0" w:firstRowLastColumn="0" w:lastRowFirstColumn="0" w:lastRowLastColumn="0"/>
                  <w:tcW w:w="851" w:type="dxa"/>
                </w:tcPr>
                <w:p w14:paraId="5595F879" w14:textId="77777777" w:rsidR="00D16BED" w:rsidRPr="001A2089" w:rsidRDefault="00155271" w:rsidP="002D5C7F">
                  <w:pPr>
                    <w:pStyle w:val="Compact"/>
                    <w:rPr>
                      <w:sz w:val="20"/>
                      <w:szCs w:val="20"/>
                    </w:rPr>
                  </w:pPr>
                  <w:r w:rsidRPr="001A2089">
                    <w:rPr>
                      <w:sz w:val="20"/>
                      <w:szCs w:val="20"/>
                    </w:rPr>
                    <w:t>RQ4</w:t>
                  </w:r>
                </w:p>
              </w:tc>
              <w:tc>
                <w:tcPr>
                  <w:tcW w:w="2268" w:type="dxa"/>
                </w:tcPr>
                <w:p w14:paraId="7D2F7BF6"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Facilitator training, supervision &amp; clinical background</w:t>
                  </w:r>
                </w:p>
              </w:tc>
              <w:tc>
                <w:tcPr>
                  <w:cnfStyle w:val="000010000000" w:firstRow="0" w:lastRow="0" w:firstColumn="0" w:lastColumn="0" w:oddVBand="1" w:evenVBand="0" w:oddHBand="0" w:evenHBand="0" w:firstRowFirstColumn="0" w:firstRowLastColumn="0" w:lastRowFirstColumn="0" w:lastRowLastColumn="0"/>
                  <w:tcW w:w="1559" w:type="dxa"/>
                </w:tcPr>
                <w:p w14:paraId="31B86ECD" w14:textId="77777777" w:rsidR="00D16BED" w:rsidRPr="001A2089" w:rsidRDefault="00155271" w:rsidP="002D5C7F">
                  <w:pPr>
                    <w:pStyle w:val="Compact"/>
                    <w:rPr>
                      <w:sz w:val="20"/>
                      <w:szCs w:val="20"/>
                    </w:rPr>
                  </w:pPr>
                  <w:r w:rsidRPr="001A2089">
                    <w:rPr>
                      <w:sz w:val="20"/>
                      <w:szCs w:val="20"/>
                    </w:rPr>
                    <w:t>Stream 1 (+ supplement)</w:t>
                  </w:r>
                </w:p>
              </w:tc>
              <w:tc>
                <w:tcPr>
                  <w:tcW w:w="2268" w:type="dxa"/>
                </w:tcPr>
                <w:p w14:paraId="0B78A951" w14:textId="66F9A96B" w:rsidR="00D16BED" w:rsidRPr="001A2089" w:rsidRDefault="004A3DF5"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{"citationID":"LYlFBZE6","properties":{"unsorted":false,"formattedCitation":"(Barbui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r w:rsidR="00155271" w:rsidRPr="001A2089">
                    <w:rPr>
                      <w:sz w:val="20"/>
                      <w:szCs w:val="20"/>
                    </w:rPr>
                    <w:t xml:space="preserve"> + </w:t>
                  </w:r>
                  <w:r w:rsidR="008460DD" w:rsidRPr="001A2089">
                    <w:rPr>
                      <w:sz w:val="20"/>
                      <w:szCs w:val="20"/>
                    </w:rPr>
                    <w:fldChar w:fldCharType="begin"/>
                  </w:r>
                  <w:r w:rsidR="008460DD" w:rsidRPr="001A2089">
                    <w:rPr>
                      <w:sz w:val="20"/>
                      <w:szCs w:val="20"/>
                    </w:rPr>
                    <w:instrText xml:space="preserve"> ADDIN ZOTERO_ITEM CSL_CITATION {"citationID":"FseP7F0r","properties":{"unsorted":false,"formattedCitation":"(Bass &amp; Hamdani, 2019; Le et al., 2022)","plainCitation":"(Bass &amp; Hamdani, 2019; Le et al., 2022)","noteIndex":0},"citationItems":[{"id":276182,"uris":["http://zotero.org/groups/6580398/items/6XQYSPM3"],"itemData":{"id":276182,"type":"chapter","container-title":"Global Mental Health and Psychotherapy","DOI":"10.1016/B978-0-12-814932-4.00004-5","ISBN":"978-0-12-814932-4","language":"en","license":"https://www.elsevier.com/tdm/userlicense/1.0/","page":"67-84","publisher":"Elsevier","source":"DOI.org (Crossref)","title":"Scaling up and implementing psychotherapies in low-resource settings","URL":"https://linkinghub.elsevier.com/retrieve/pii/B9780128149324000045","author":[{"family":"Bass","given":"Judith K."},{"family":"Hamdani","given":"Syed Usman"}],"accessed":{"date-parts":[["2026",6,8]]},"issued":{"date-parts":[["2019"]]}}},{"id":276181,"uris":["http://zotero.org/groups/6580398/items/LPU6NU6J"],"itemData":{"id":276181,"type":"article-journal","abstract":"BACKGROUND: Task-sharing is a promising strategy to expand mental healthcare in low-resource settings, especially in low- and middle-income countries (LMICs). Research on how to best implement task-sharing mental health interventions, however, is hampered by an incomplete understanding of the barriers and facilitators to their implementation. This review aims to systematically identify implementation barriers and facilitators in evidence-based task-sharing mental health interventions using an implementation science lens, organizing factors across a novel, integrated implementation science framework.\nMETHODS: PubMed, PsychINFO, CINAHL, and Embase were used to identify English-language, peer-reviewed studies using search terms for three categories: \"mental health,\" \"task-sharing,\" and \"LMIC.\" Articles were included if they: focused on mental disorders as the main outcome(s); included a task-sharing intervention using or based on an evidence-based practice; were implemented in an LMIC setting; and included assessment or data-supported analysis of barriers and facilitators. An initial conceptual model and coding framework derived from the Consolidated Framework for Implementation Research and the Theoretical Domains Framework was developed and iteratively refined to create an integrated conceptual framework, the Barriers and Facilitators in Implementation of Task-Sharing Mental Health Interventions (BeFITS-MH), which specifies 37 constructs across eight domains: (I) client characteristics, (II) provider characteristics, (III) family and community factors, (IV) organizational characteristics, (V) societal factors, (VI) mental health system factors, (VII) intervention characteristics, and (VIII) stigma.\nRESULTS: Of the 26,935 articles screened (title and abstract), 192 articles underwent full-text review, yielding 37 articles representing 28 unique intervention studies that met the inclusion criteria. The most prevalent facilitators occur in domains that are more amenable to adaptation (i.e., the intervention and provider characteristics domains), while salient barriers occur in domains that are more challenging to modulate or intervene on-these include constructs in the client characteristics as well as the broader societal and structural levels of influence (i.e., the organizational, mental health system domains). Other notable trends include constructs in the family and community domains occurring as barriers and as facilitators roughly equally, and stigma constructs acting exclusively as barriers.\nCONCLUSIONS: Using the BeFITS-MH model we developed based on implementation science frameworks, this systematic review provides a comprehensive identification and organization of barriers and facilitators to evidence-based task-sharing mental health interventions in LMICs. These findings have important implications for ongoing and future implementation of this critically needed intervention strategy, including the promise of leveraging task-sharing intervention characteristics as sites of continued innovation, the importance of but relative lack of engagement with constructs in macro-level domains (e.g., organizational characteristics, stigma), and the need for more delineation of strategies for task-sharing mental health interventions that researchers and implementers can employ to enhance implementation in and across levels.\nTRIAL REGISTRATION: PROSPERO CRD42020161357.","container-title":"Implementation science: IS","DOI":"10.1186/s13012-021-01179-z","ISSN":"1748-5908","issue":"1","journalAbbreviation":"Implement Sci","language":"eng","page":"4","PMID":"35022081","PMCID":"PMC8756725","source":"PubMed","title":"Barriers and facilitators to implementation of evidence-based task-sharing mental health interventions in low- and middle-income countries: a systematic review using implementation science frameworks","title-short":"Barriers and facilitators to implementation of evidence-based task-sharing mental health interventions in low- and middle-income countries","volume":"17","author":[{"family":"Le","given":"PhuongThao D."},{"family":"Eschliman","given":"Evan L."},{"family":"Grivel","given":"Margaux M."},{"family":"Tang","given":"Jeffrey"},{"family":"Cho","given":"Young G."},{"family":"Yang","given":"Xinyu"},{"family":"Tay","given":"Charisse"},{"family":"Li","given":"Tingyu"},{"family":"Bass","given":"Judith"},{"family":"Yang","given":"Lawrence H."}],"issued":{"date-parts":[["2022",1,12]]}}}],"schema":"https://github.com/citation-style-language/schema/raw/master/csl-citation.json"} </w:instrText>
                  </w:r>
                  <w:r w:rsidR="008460DD" w:rsidRPr="001A2089">
                    <w:rPr>
                      <w:sz w:val="20"/>
                      <w:szCs w:val="20"/>
                    </w:rPr>
                    <w:fldChar w:fldCharType="separate"/>
                  </w:r>
                  <w:r w:rsidR="008460DD" w:rsidRPr="001A2089">
                    <w:rPr>
                      <w:sz w:val="20"/>
                      <w:szCs w:val="20"/>
                    </w:rPr>
                    <w:t>(Bass &amp; Hamdani, 2019; Le et al., 2022)</w:t>
                  </w:r>
                  <w:r w:rsidR="008460DD" w:rsidRPr="001A2089">
                    <w:rPr>
                      <w:sz w:val="20"/>
                      <w:szCs w:val="20"/>
                    </w:rPr>
                    <w:fldChar w:fldCharType="end"/>
                  </w:r>
                  <w:r w:rsidR="00155271" w:rsidRPr="001A2089">
                    <w:rPr>
                      <w:sz w:val="20"/>
                      <w:szCs w:val="20"/>
                    </w:rPr>
                    <w:t xml:space="preserve"> as background</w:t>
                  </w:r>
                </w:p>
              </w:tc>
              <w:tc>
                <w:tcPr>
                  <w:cnfStyle w:val="000010000000" w:firstRow="0" w:lastRow="0" w:firstColumn="0" w:lastColumn="0" w:oddVBand="1" w:evenVBand="0" w:oddHBand="0" w:evenHBand="0" w:firstRowFirstColumn="0" w:firstRowLastColumn="0" w:lastRowFirstColumn="0" w:lastRowLastColumn="0"/>
                  <w:tcW w:w="2414" w:type="dxa"/>
                </w:tcPr>
                <w:p w14:paraId="31F54937" w14:textId="77777777" w:rsidR="00D16BED" w:rsidRPr="001A2089" w:rsidRDefault="00155271" w:rsidP="002D5C7F">
                  <w:pPr>
                    <w:pStyle w:val="Compact"/>
                    <w:rPr>
                      <w:sz w:val="20"/>
                      <w:szCs w:val="20"/>
                    </w:rPr>
                  </w:pPr>
                  <w:r w:rsidRPr="001A2089">
                    <w:rPr>
                      <w:sz w:val="20"/>
                      <w:szCs w:val="20"/>
                    </w:rPr>
                    <w:t>Umbrella extended with a supervision-specific review</w:t>
                  </w:r>
                </w:p>
              </w:tc>
            </w:tr>
            <w:tr w:rsidR="00D16BED" w:rsidRPr="001A2089" w14:paraId="251EC4BB" w14:textId="77777777" w:rsidTr="004E79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Pr>
                <w:p w14:paraId="6AA98F6D" w14:textId="77777777" w:rsidR="00D16BED" w:rsidRPr="001A2089" w:rsidRDefault="00155271" w:rsidP="002D5C7F">
                  <w:pPr>
                    <w:pStyle w:val="Compact"/>
                    <w:rPr>
                      <w:sz w:val="20"/>
                      <w:szCs w:val="20"/>
                    </w:rPr>
                  </w:pPr>
                  <w:r w:rsidRPr="001A2089">
                    <w:rPr>
                      <w:sz w:val="20"/>
                      <w:szCs w:val="20"/>
                    </w:rPr>
                    <w:t>RQ10</w:t>
                  </w:r>
                </w:p>
              </w:tc>
              <w:tc>
                <w:tcPr>
                  <w:tcW w:w="2268" w:type="dxa"/>
                </w:tcPr>
                <w:p w14:paraId="34BF7352"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Group-size ranges</w:t>
                  </w:r>
                </w:p>
              </w:tc>
              <w:tc>
                <w:tcPr>
                  <w:cnfStyle w:val="000010000000" w:firstRow="0" w:lastRow="0" w:firstColumn="0" w:lastColumn="0" w:oddVBand="1" w:evenVBand="0" w:oddHBand="0" w:evenHBand="0" w:firstRowFirstColumn="0" w:firstRowLastColumn="0" w:lastRowFirstColumn="0" w:lastRowLastColumn="0"/>
                  <w:tcW w:w="1559" w:type="dxa"/>
                </w:tcPr>
                <w:p w14:paraId="0813B908" w14:textId="77777777" w:rsidR="00D16BED" w:rsidRPr="001A2089" w:rsidRDefault="00155271" w:rsidP="002D5C7F">
                  <w:pPr>
                    <w:pStyle w:val="Compact"/>
                    <w:rPr>
                      <w:sz w:val="20"/>
                      <w:szCs w:val="20"/>
                    </w:rPr>
                  </w:pPr>
                  <w:r w:rsidRPr="001A2089">
                    <w:rPr>
                      <w:sz w:val="20"/>
                      <w:szCs w:val="20"/>
                    </w:rPr>
                    <w:t>Stream 1</w:t>
                  </w:r>
                </w:p>
              </w:tc>
              <w:tc>
                <w:tcPr>
                  <w:tcW w:w="2268" w:type="dxa"/>
                </w:tcPr>
                <w:p w14:paraId="1778BB91" w14:textId="3CFC5C14" w:rsidR="00D16BED" w:rsidRPr="001A2089" w:rsidRDefault="004A3DF5"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fldChar w:fldCharType="begin"/>
                  </w:r>
                  <w:r w:rsidR="007E0FD4" w:rsidRPr="001A2089">
                    <w:rPr>
                      <w:sz w:val="20"/>
                      <w:szCs w:val="20"/>
                    </w:rPr>
                    <w:instrText xml:space="preserve"> ADDIN ZOTERO_ITEM CSL_CITATION {"citationID":"gQylaVL1","properties":{"unsorted":false,"formattedCitation":"(Barbui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rPr>
                    <w:t>(Barbui et al., 2020)</w:t>
                  </w:r>
                  <w:r w:rsidRPr="001A2089">
                    <w:rPr>
                      <w:sz w:val="20"/>
                      <w:szCs w:val="20"/>
                    </w:rPr>
                    <w:fldChar w:fldCharType="end"/>
                  </w:r>
                </w:p>
              </w:tc>
              <w:tc>
                <w:tcPr>
                  <w:cnfStyle w:val="000010000000" w:firstRow="0" w:lastRow="0" w:firstColumn="0" w:lastColumn="0" w:oddVBand="1" w:evenVBand="0" w:oddHBand="0" w:evenHBand="0" w:firstRowFirstColumn="0" w:firstRowLastColumn="0" w:lastRowFirstColumn="0" w:lastRowLastColumn="0"/>
                  <w:tcW w:w="2414" w:type="dxa"/>
                </w:tcPr>
                <w:p w14:paraId="4A693206" w14:textId="77777777" w:rsidR="00D16BED" w:rsidRPr="001A2089" w:rsidRDefault="00155271" w:rsidP="002D5C7F">
                  <w:pPr>
                    <w:pStyle w:val="Compact"/>
                    <w:rPr>
                      <w:sz w:val="20"/>
                      <w:szCs w:val="20"/>
                    </w:rPr>
                  </w:pPr>
                  <w:r w:rsidRPr="001A2089">
                    <w:rPr>
                      <w:sz w:val="20"/>
                      <w:szCs w:val="20"/>
                    </w:rPr>
                    <w:t>Within umbrella scope</w:t>
                  </w:r>
                </w:p>
              </w:tc>
            </w:tr>
            <w:tr w:rsidR="00D16BED" w:rsidRPr="001A2089" w14:paraId="03224349" w14:textId="77777777" w:rsidTr="004E79F9">
              <w:tc>
                <w:tcPr>
                  <w:cnfStyle w:val="000010000000" w:firstRow="0" w:lastRow="0" w:firstColumn="0" w:lastColumn="0" w:oddVBand="1" w:evenVBand="0" w:oddHBand="0" w:evenHBand="0" w:firstRowFirstColumn="0" w:firstRowLastColumn="0" w:lastRowFirstColumn="0" w:lastRowLastColumn="0"/>
                  <w:tcW w:w="851" w:type="dxa"/>
                </w:tcPr>
                <w:p w14:paraId="37543810" w14:textId="77777777" w:rsidR="00D16BED" w:rsidRPr="001A2089" w:rsidRDefault="00155271" w:rsidP="002D5C7F">
                  <w:pPr>
                    <w:pStyle w:val="Compact"/>
                    <w:rPr>
                      <w:sz w:val="20"/>
                      <w:szCs w:val="20"/>
                    </w:rPr>
                  </w:pPr>
                  <w:r w:rsidRPr="001A2089">
                    <w:rPr>
                      <w:sz w:val="20"/>
                      <w:szCs w:val="20"/>
                    </w:rPr>
                    <w:t>RQ12</w:t>
                  </w:r>
                </w:p>
              </w:tc>
              <w:tc>
                <w:tcPr>
                  <w:tcW w:w="2268" w:type="dxa"/>
                </w:tcPr>
                <w:p w14:paraId="007C90C0"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A2089">
                    <w:rPr>
                      <w:sz w:val="20"/>
                      <w:szCs w:val="20"/>
                    </w:rPr>
                    <w:t>Stepped-care design (brief/SSI first step, 6-week second; triage)</w:t>
                  </w:r>
                </w:p>
              </w:tc>
              <w:tc>
                <w:tcPr>
                  <w:cnfStyle w:val="000010000000" w:firstRow="0" w:lastRow="0" w:firstColumn="0" w:lastColumn="0" w:oddVBand="1" w:evenVBand="0" w:oddHBand="0" w:evenHBand="0" w:firstRowFirstColumn="0" w:firstRowLastColumn="0" w:lastRowFirstColumn="0" w:lastRowLastColumn="0"/>
                  <w:tcW w:w="1559" w:type="dxa"/>
                </w:tcPr>
                <w:p w14:paraId="2BCFA8E1" w14:textId="77777777" w:rsidR="00D16BED" w:rsidRPr="001A2089" w:rsidRDefault="00155271" w:rsidP="002D5C7F">
                  <w:pPr>
                    <w:pStyle w:val="Compact"/>
                    <w:rPr>
                      <w:sz w:val="20"/>
                      <w:szCs w:val="20"/>
                    </w:rPr>
                  </w:pPr>
                  <w:r w:rsidRPr="001A2089">
                    <w:rPr>
                      <w:sz w:val="20"/>
                      <w:szCs w:val="20"/>
                    </w:rPr>
                    <w:t>Stream 2</w:t>
                  </w:r>
                </w:p>
              </w:tc>
              <w:tc>
                <w:tcPr>
                  <w:tcW w:w="2268" w:type="dxa"/>
                </w:tcPr>
                <w:p w14:paraId="56608E8F" w14:textId="117B3A29" w:rsidR="00D16BED" w:rsidRPr="001A2089" w:rsidRDefault="00044AC3"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en-GB"/>
                    </w:rPr>
                  </w:pPr>
                  <w:r w:rsidRPr="001A2089">
                    <w:rPr>
                      <w:sz w:val="20"/>
                      <w:szCs w:val="20"/>
                      <w:lang w:val="it-IT"/>
                    </w:rPr>
                    <w:fldChar w:fldCharType="begin"/>
                  </w:r>
                  <w:r w:rsidRPr="001A2089">
                    <w:rPr>
                      <w:sz w:val="20"/>
                      <w:szCs w:val="20"/>
                      <w:lang w:val="en-GB"/>
                    </w:rPr>
                    <w:instrText xml:space="preserve"> ADDIN ZOTERO_ITEM CSL_CITATION {"citationID":"qLYu7kbG","properties":{"unsort</w:instrText>
                  </w:r>
                  <w:r w:rsidRPr="001A2089">
                    <w:rPr>
                      <w:sz w:val="20"/>
                      <w:szCs w:val="20"/>
                      <w:lang w:val="it-IT"/>
                    </w:rPr>
                    <w:instrText>ed":false,"formattedCitation":"(Jeitani et al., 2024; Rivero-Santana et al., 2021; van Straten et al., 2015)","plainCitation":"(Jeitani et al., 2024; Rivero-Santana et al., 2021; van Straten et al., 2015)","noteIndex":0},"citationItems":[{"id":276193,"uris":["http://zotero.org/groups/6580398/items/69SLX97W"],"itemData":{"id":276193,"type":"article-journal","abstract":"Background\nStepped care offers patients the least intensive intervention required for their mental health needs, with advancements to more intensive treatments as necessary. This umbrella review synthesized existing meta-analyses on the effectiveness of stepped care for mental health disorders.\nMethods\nPubMed, Embase, Web of Science Core Collection, and PsycINFO were systematically searched for published meta-analyses on the effectiveness of stepped care for mental health disorders since the databases’ inception until August 2023. Protocol was preregistered with PROSPERO (CRD42023461710) and followed the JBI umbrella review methodology.\nResults\nTen systematic reviews incorporating 38 primary studies on depression, anxiety and posttraumatic stress disorder were the source of data. In spite of the different models of stepped care, the treatment appeared to improve depression response (3–6 months RR = 1.52 [1.30, 1.78]; I2 = 74 %, N = 14. 9–12 months RR = 1.47 [1.23, 1.77], I2 = 80 %, N = 13) and remission rate (4–6 months RR = 1.57 [1.30, 1.90]; I2 = 79 %, N = 14. 12 months RR = 1.60 [1.23, 2.07]; I2 = 94 %, N = 13) as well as anxiety (post-treatment SMD = −0.29 [−0.48, −0.10]; I2 = 0 %, N = 3. 12 months SMD = −0.57 [−0.53, −0.06]; I2 = 37 %, N = 2).\nLimitations\nSystematic reviews without meta-analyses and reviews published in languages other than English were not accounted for in this umbrella review.\nConclusions\nOur results support the implementation of stepped care, particularly for the pooled effectiveness in depression treatment.","container-title":"Personalized Medicine in Psychiatry","DOI":"10.1016/j.pmip.2024.100140","ISSN":"2468-1717","journalAbbreviation":"Personalized Medicine in Psychiatry","page":"100140","source":"ScienceDirect","title":"Effectiveness of stepped care for mental health disorders: An umbrella review of meta-analyses","title-short":"Effectiveness of stepped care for mental health disorders","volume":"47-48","author":[{"family":"Jeitani","given":"Anthony"},{"family":"Fahey","given":"Paul P."},{"family":"Gascoigne","given":"Michael"},{"family":"Darnal","given":"Abha"},{"family":"Lim","given":"David"}],"issued":{"date-parts":[["2024",11,1]]}}},{"id":276192,"uris":["http://zotero.org/groups/6580398/items/EPSZHF59"],"itemData":{"id":276192,"type":"article-journal","abstract":"Background\nThe Stepped Care Model (SCM) proposes a sequential approach in the treatment of depression, applying interventions of increasing intensity according to the level of severity of the individual.\nMethods\nA systematic review was carried out until January 2020 in eight electronic databases. We included randomized (RCT) and non-randomized controlled trials comparing the SCM to usual non-sequential care.\nResults\nEighteen RCT with patients with confirmed or probable depression diagnosis were included. Meta-analyses yielded high heterogeneity, and subgroup analyses showed significant effects of the SCM only in studies with baseline moderately severe symptoms on average, compared to samples with mild/moderate depression. In the former subgroup, effects at 3-6 and 9-12 months were small for symptoms’ reduction (g = -0.33, 95%CI: -0.55, -0.17 and -0.34, 95%CI: -0.53, -0.16) and moderate-to-strong in response and remission (Risk Ratios between 1.70-1.90). Overall, a significant benefit on quality of life was also observed (6 months: g = 0.31, 95%CI: 0.12, 0.49; 12 months: g = 0.18, 95%CI: 0.06, 0.31). More patients in the SCM groups were prescribed antidepressants at 6 months (RR = 1.31, 95%CI: 1.09, 1.57; I² = 87%).\nLimitations\nThe search does not guarantee the identification of all the relevant literature. Most included studies show uncertain or high risk of bias.\nConclusions\nThe SCM seems to outperform usual care in populations with at least moderately severe symptoms on average. Results show high</w:instrText>
                  </w:r>
                  <w:r w:rsidRPr="001A2089">
                    <w:rPr>
                      <w:sz w:val="20"/>
                      <w:szCs w:val="20"/>
                      <w:lang w:val="en-GB"/>
                    </w:rPr>
                    <w:instrText xml:space="preserve"> heterogeneity and future research should explore its sources.","container-title":"Journal of Affective Disorders","DOI":"10.1016/j.jad.2021.07.008","ISSN":"0165-0327","journalAbbreviation":"Journal of Affective Disorders","page":"391-409","source":"ScienceDirect","title":"Stepped care for the treatment of depression: a systematic review and meta-analysis","title-short":"Stepped care for the treatment of depression","volume":"294","author":[{"family":"Rivero-Santana","given":"Amado"},{"family":"Perestelo-Perez","given":"Lilisbeth"},{"family":"Alvarez-Perez","given":"Yolanda"},{"family":"Ramos-Garcia","given":"Vanesa"},{"family":"Duarte-Diaz","given":"Andrea"},{"family":"Linertova","given":"Renata"},{"family":"Garcia-Perez","given":"Lidia"},{"family":"Serrano-Aguilar","given":"Pedro"}],"issued":{"date-parts":[["2021",11,1]]}}},{"id":276284,"uris":["http://zotero.org/groups/6580398/items/ZMU4N6GR"],"itemData":{"id":276284,"type":"article-journal","container-title":"Psychological Medicine","DOI":"10.1017/S0033291714000701","issue":"2","page":"231–246","title":"Stepped care treatment delivery for depression: a systematic review and meta-analysis","volume":"45","author":[{"family":"Straten","given":"Annemieke","non-dropping-particle":"van"},{"family":"Hill","given":"Jennifer"},{"family":"Richards","given":"David A"},{"family":"Cuijpers","given":"Pim"}],"issued":{"date-parts":[["2015"]]}}}],"schema":"https://github.com/citation-style-language/schema/raw/master/csl-citation.json"} </w:instrText>
                  </w:r>
                  <w:r w:rsidRPr="001A2089">
                    <w:rPr>
                      <w:sz w:val="20"/>
                      <w:szCs w:val="20"/>
                      <w:lang w:val="it-IT"/>
                    </w:rPr>
                    <w:fldChar w:fldCharType="separate"/>
                  </w:r>
                  <w:r w:rsidRPr="001A2089">
                    <w:rPr>
                      <w:sz w:val="20"/>
                      <w:szCs w:val="20"/>
                      <w:lang w:val="en-GB"/>
                    </w:rPr>
                    <w:t>(Jeitani et al., 2024; Rivero-Santana et al., 2021; van Straten et al., 2015)</w:t>
                  </w:r>
                  <w:r w:rsidRPr="001A2089">
                    <w:rPr>
                      <w:sz w:val="20"/>
                      <w:szCs w:val="20"/>
                      <w:lang w:val="it-IT"/>
                    </w:rPr>
                    <w:fldChar w:fldCharType="end"/>
                  </w:r>
                </w:p>
              </w:tc>
              <w:tc>
                <w:tcPr>
                  <w:cnfStyle w:val="000010000000" w:firstRow="0" w:lastRow="0" w:firstColumn="0" w:lastColumn="0" w:oddVBand="1" w:evenVBand="0" w:oddHBand="0" w:evenHBand="0" w:firstRowFirstColumn="0" w:firstRowLastColumn="0" w:lastRowFirstColumn="0" w:lastRowLastColumn="0"/>
                  <w:tcW w:w="2414" w:type="dxa"/>
                </w:tcPr>
                <w:p w14:paraId="13727631" w14:textId="231772E8" w:rsidR="00D16BED" w:rsidRPr="001A2089" w:rsidRDefault="00155271" w:rsidP="002D5C7F">
                  <w:pPr>
                    <w:pStyle w:val="Compact"/>
                    <w:rPr>
                      <w:sz w:val="20"/>
                      <w:szCs w:val="20"/>
                    </w:rPr>
                  </w:pPr>
                  <w:r w:rsidRPr="001A2089">
                    <w:rPr>
                      <w:sz w:val="20"/>
                      <w:szCs w:val="20"/>
                    </w:rPr>
                    <w:t xml:space="preserve">Stepped-care architecture is not in </w:t>
                  </w:r>
                  <w:r w:rsidR="007F0D60" w:rsidRPr="001A2089">
                    <w:rPr>
                      <w:sz w:val="20"/>
                      <w:szCs w:val="20"/>
                    </w:rPr>
                    <w:t>Barbui et al. (2020)</w:t>
                  </w:r>
                  <w:r w:rsidRPr="001A2089">
                    <w:rPr>
                      <w:sz w:val="20"/>
                      <w:szCs w:val="20"/>
                    </w:rPr>
                    <w:t>; built from stepped-care reviews</w:t>
                  </w:r>
                </w:p>
              </w:tc>
            </w:tr>
            <w:tr w:rsidR="00D16BED" w:rsidRPr="001A2089" w14:paraId="2796824F" w14:textId="77777777" w:rsidTr="004E79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Pr>
                <w:p w14:paraId="52B30C86" w14:textId="77777777" w:rsidR="00D16BED" w:rsidRPr="001A2089" w:rsidRDefault="00155271" w:rsidP="002D5C7F">
                  <w:pPr>
                    <w:pStyle w:val="Compact"/>
                    <w:rPr>
                      <w:sz w:val="20"/>
                      <w:szCs w:val="20"/>
                    </w:rPr>
                  </w:pPr>
                  <w:r w:rsidRPr="001A2089">
                    <w:rPr>
                      <w:sz w:val="20"/>
                      <w:szCs w:val="20"/>
                    </w:rPr>
                    <w:t>RQ13</w:t>
                  </w:r>
                </w:p>
              </w:tc>
              <w:tc>
                <w:tcPr>
                  <w:tcW w:w="2268" w:type="dxa"/>
                </w:tcPr>
                <w:p w14:paraId="045F5EAD"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A2089">
                    <w:rPr>
                      <w:sz w:val="20"/>
                      <w:szCs w:val="20"/>
                    </w:rPr>
                    <w:t>Effectiveness of non-specialist (lay/peer/self-guided) delivery</w:t>
                  </w:r>
                </w:p>
              </w:tc>
              <w:tc>
                <w:tcPr>
                  <w:cnfStyle w:val="000010000000" w:firstRow="0" w:lastRow="0" w:firstColumn="0" w:lastColumn="0" w:oddVBand="1" w:evenVBand="0" w:oddHBand="0" w:evenHBand="0" w:firstRowFirstColumn="0" w:firstRowLastColumn="0" w:lastRowFirstColumn="0" w:lastRowLastColumn="0"/>
                  <w:tcW w:w="1559" w:type="dxa"/>
                </w:tcPr>
                <w:p w14:paraId="6FBCE81A" w14:textId="77777777" w:rsidR="00D16BED" w:rsidRPr="001A2089" w:rsidRDefault="00155271" w:rsidP="002D5C7F">
                  <w:pPr>
                    <w:pStyle w:val="Compact"/>
                    <w:rPr>
                      <w:sz w:val="20"/>
                      <w:szCs w:val="20"/>
                    </w:rPr>
                  </w:pPr>
                  <w:r w:rsidRPr="001A2089">
                    <w:rPr>
                      <w:sz w:val="20"/>
                      <w:szCs w:val="20"/>
                    </w:rPr>
                    <w:t>Stream 1 (+ supplement)</w:t>
                  </w:r>
                </w:p>
              </w:tc>
              <w:tc>
                <w:tcPr>
                  <w:tcW w:w="2268" w:type="dxa"/>
                </w:tcPr>
                <w:p w14:paraId="5CD7BB70" w14:textId="09E5FAA0" w:rsidR="00D16BED" w:rsidRPr="001A2089" w:rsidRDefault="004A3DF5" w:rsidP="002D5C7F">
                  <w:pPr>
                    <w:pStyle w:val="Compact"/>
                    <w:cnfStyle w:val="000000100000" w:firstRow="0" w:lastRow="0" w:firstColumn="0" w:lastColumn="0" w:oddVBand="0" w:evenVBand="0" w:oddHBand="1" w:evenHBand="0" w:firstRowFirstColumn="0" w:firstRowLastColumn="0" w:lastRowFirstColumn="0" w:lastRowLastColumn="0"/>
                    <w:rPr>
                      <w:sz w:val="20"/>
                      <w:szCs w:val="20"/>
                      <w:lang w:val="fr-FR"/>
                    </w:rPr>
                  </w:pPr>
                  <w:r w:rsidRPr="001A2089">
                    <w:rPr>
                      <w:sz w:val="20"/>
                      <w:szCs w:val="20"/>
                    </w:rPr>
                    <w:fldChar w:fldCharType="begin"/>
                  </w:r>
                  <w:r w:rsidR="007E0FD4" w:rsidRPr="001A2089">
                    <w:rPr>
                      <w:sz w:val="20"/>
                      <w:szCs w:val="20"/>
                      <w:lang w:val="en-GB"/>
                    </w:rPr>
                    <w:instrText xml:space="preserve"> ADDIN ZOTERO_ITEM CSL_CITATION {"citationID":"TdXElziz","properties":{"unsorted":false,"formattedCitation":"(Barbui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lang w:val="en-GB"/>
                    </w:rPr>
                    <w:t>(Barbui et al., 2020)</w:t>
                  </w:r>
                  <w:r w:rsidRPr="001A2089">
                    <w:rPr>
                      <w:sz w:val="20"/>
                      <w:szCs w:val="20"/>
                    </w:rPr>
                    <w:fldChar w:fldCharType="end"/>
                  </w:r>
                  <w:r w:rsidR="00155271" w:rsidRPr="001A2089">
                    <w:rPr>
                      <w:sz w:val="20"/>
                      <w:szCs w:val="20"/>
                      <w:lang w:val="en-GB"/>
                    </w:rPr>
                    <w:t xml:space="preserve"> + </w:t>
                  </w:r>
                  <w:r w:rsidR="00DB51AE" w:rsidRPr="001A2089">
                    <w:rPr>
                      <w:sz w:val="20"/>
                      <w:szCs w:val="20"/>
                      <w:lang w:val="en-GB"/>
                    </w:rPr>
                    <w:fldChar w:fldCharType="begin"/>
                  </w:r>
                  <w:r w:rsidR="00DB51AE" w:rsidRPr="001A2089">
                    <w:rPr>
                      <w:sz w:val="20"/>
                      <w:szCs w:val="20"/>
                      <w:lang w:val="en-GB"/>
                    </w:rPr>
                    <w:instrText xml:space="preserve"> ADDIN ZOTERO_ITEM CSL_CITATION {"citationID":"ZXwlxAxa",</w:instrText>
                  </w:r>
                  <w:r w:rsidR="00DB51AE" w:rsidRPr="001A2089">
                    <w:rPr>
                      <w:sz w:val="20"/>
                      <w:szCs w:val="20"/>
                      <w:lang w:val="fr-FR"/>
                    </w:rPr>
                    <w:instrText xml:space="preserve">"properties":{"unsorted":false,"formattedCitation":"(Tong et al., 2024; Wijekoon Mudiyanselage et al., 2024)","plainCitation":"(Tong et al., 2024; Wijekoon Mudiyanselage et al., 2024)","noteIndex":0},"citationItems":[{"id":276189,"uris":["http://zotero.org/groups/6580398/items/JISNUH4X"],"itemData":{"id":276189,"type":"article-journal","abstract":"BACKGROUND: Despite promising scalability and accessibility, evidence on the efficacy of self-guided interventions for adult depression is inconclusive. This study investigated their effectiveness and acceptability, considering diverse delivery formats and support levels.\nMETHODS: We systematically searched PubMed, PsycINFO, Embase, and Cochrane Library until 1st January 2024. Included were randomised controlled trials comparing self-guided interventions with a control condition for adult depression. Two independent researchers extracted data. Effect sizes were pooled using random-effects models, with post-intervention depressive severity compared with control conditions as the primary outcome. Study validity was evaluated using Cochrane Risk of Bias 2.0. This study was pre-registered with OSF (https://osf.io/rd43v).\nFINDINGS: We identified 92 studies (111 interventions vs. control comparisons) with 16,706 participants (mean age: 18.78-74.41 years). Compared to controls, self-guided interventions were moderately effective at post-assessment (g = 0.53, 95% CI: 0.45-0.61; I2 = 79.17%) and six to twelve months post-randomisation follow-up (g = 0.32, 95% CI: 0.16-0.48; I2 = 79.19%). Trials with initial human screening (g = 0.59) and interventions delivered in computer programs (g = 1.04) had the significantly largest effect sizes. No differences in treatment effects were observed across support levels, therapy types, commercial availability, or the presence of online discussion forums. Self-guided interventions were less acceptable than control conditions (RR = 0.92, p &lt; 0.001). Most studies showed a moderate to high risk of bias (n = 80).\nINTERPRETATION: Existing trials on self-guided interventions are at high risk of bias, potentially overestimating treatment effects. Despite lower acceptability compared to controls, self-guided interventions are moderately effective in treating adult depression, regardless of support levels and online discussion features.\nFUNDING: None.","container-title":"EBioMedicine","DOI":"10.1016/j.ebiom.2024.105208","ISSN":"2352-3964","journalAbbreviation":"EBioMedicine","language":"eng","page":"105208","PMID":"38876043","PMCID":"PMC11226978","source":"PubMed","title":"The effectiveness of self-guided interventions in adults with depressive symptoms: a systematic review and meta-analysis","title-short":"The effectiveness of self-guided interventions in adults with depressive symptoms","volume":"105","author":[{"family":"Tong","given":"Lingyao"},{"family":"Panagiotopoulou","given":"Olga-Maria"},{"family":"Cuijpers","given":"Pim"},{"family":"Karyotaki","given":"Eirini"}],"issued":{"date-parts":[["2024",7]]}}},{"id":276285,"uris":["http://zotero.org/groups/6580398/items/YYBUR5WP"],"itemData":{"id":276285,"type":"article-journal","container-title":"BMC Public Health","DOI":"10.1186/s12889-023-17417-6","issue":"1","page":"77","title":"The effectiveness of mental health interventions involving non-specialists and digital technology in low- and middle-income countries – a systematic review","volume":"24","author":[{"family":"Wijekoon Mudiyanselage","given":"Kalpani Wijekoon"},{"family":"De Santis","given":"Karina Karolina"},{"family":"Jörg","given":"Frederike"},{"family":"Saleem","given":"Maham"},{"family":"Stewart","given":"Roy"},{"family":"Zeeb","given":"Hajo"},{"family":"Busse","given":"Heide"}],"issued":{"date-parts":[["2024"]]}}}],"schema":"https://github.com/citation-style-language/schema/raw/master/csl-citation.json"} </w:instrText>
                  </w:r>
                  <w:r w:rsidR="00DB51AE" w:rsidRPr="001A2089">
                    <w:rPr>
                      <w:sz w:val="20"/>
                      <w:szCs w:val="20"/>
                      <w:lang w:val="en-GB"/>
                    </w:rPr>
                    <w:fldChar w:fldCharType="separate"/>
                  </w:r>
                  <w:r w:rsidR="00DB51AE" w:rsidRPr="001A2089">
                    <w:rPr>
                      <w:sz w:val="20"/>
                      <w:szCs w:val="20"/>
                      <w:lang w:val="fr-FR"/>
                    </w:rPr>
                    <w:t>(Tong et al., 2024; Wijekoon Mudiyanselage et al., 2024)</w:t>
                  </w:r>
                  <w:r w:rsidR="00DB51AE" w:rsidRPr="001A2089">
                    <w:rPr>
                      <w:sz w:val="20"/>
                      <w:szCs w:val="20"/>
                      <w:lang w:val="en-GB"/>
                    </w:rPr>
                    <w:fldChar w:fldCharType="end"/>
                  </w:r>
                </w:p>
              </w:tc>
              <w:tc>
                <w:tcPr>
                  <w:cnfStyle w:val="000010000000" w:firstRow="0" w:lastRow="0" w:firstColumn="0" w:lastColumn="0" w:oddVBand="1" w:evenVBand="0" w:oddHBand="0" w:evenHBand="0" w:firstRowFirstColumn="0" w:firstRowLastColumn="0" w:lastRowFirstColumn="0" w:lastRowLastColumn="0"/>
                  <w:tcW w:w="2414" w:type="dxa"/>
                </w:tcPr>
                <w:p w14:paraId="6B32D5A3" w14:textId="77777777" w:rsidR="00D16BED" w:rsidRPr="001A2089" w:rsidRDefault="00155271" w:rsidP="002D5C7F">
                  <w:pPr>
                    <w:pStyle w:val="Compact"/>
                    <w:rPr>
                      <w:sz w:val="20"/>
                      <w:szCs w:val="20"/>
                      <w:lang w:val="fr-FR"/>
                    </w:rPr>
                  </w:pPr>
                  <w:r w:rsidRPr="001A2089">
                    <w:rPr>
                      <w:sz w:val="20"/>
                      <w:szCs w:val="20"/>
                      <w:lang w:val="fr-FR"/>
                    </w:rPr>
                    <w:t>Umbrella extended with lay/peer-delivery reviews</w:t>
                  </w:r>
                </w:p>
              </w:tc>
            </w:tr>
            <w:tr w:rsidR="00D16BED" w:rsidRPr="001A2089" w14:paraId="474B6047" w14:textId="77777777" w:rsidTr="004E79F9">
              <w:tc>
                <w:tcPr>
                  <w:cnfStyle w:val="000010000000" w:firstRow="0" w:lastRow="0" w:firstColumn="0" w:lastColumn="0" w:oddVBand="1" w:evenVBand="0" w:oddHBand="0" w:evenHBand="0" w:firstRowFirstColumn="0" w:firstRowLastColumn="0" w:lastRowFirstColumn="0" w:lastRowLastColumn="0"/>
                  <w:tcW w:w="851" w:type="dxa"/>
                </w:tcPr>
                <w:p w14:paraId="0F2B1F46" w14:textId="77777777" w:rsidR="00D16BED" w:rsidRPr="001A2089" w:rsidRDefault="00155271" w:rsidP="002D5C7F">
                  <w:pPr>
                    <w:pStyle w:val="Compact"/>
                    <w:rPr>
                      <w:sz w:val="20"/>
                      <w:szCs w:val="20"/>
                      <w:lang w:val="fr-FR"/>
                    </w:rPr>
                  </w:pPr>
                  <w:r w:rsidRPr="001A2089">
                    <w:rPr>
                      <w:sz w:val="20"/>
                      <w:szCs w:val="20"/>
                      <w:lang w:val="fr-FR"/>
                    </w:rPr>
                    <w:t>RQ15</w:t>
                  </w:r>
                </w:p>
              </w:tc>
              <w:tc>
                <w:tcPr>
                  <w:tcW w:w="2268" w:type="dxa"/>
                </w:tcPr>
                <w:p w14:paraId="579A7B0C" w14:textId="0F250EF1"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fr-FR"/>
                    </w:rPr>
                  </w:pPr>
                  <w:r w:rsidRPr="001A2089">
                    <w:rPr>
                      <w:sz w:val="20"/>
                      <w:szCs w:val="20"/>
                      <w:lang w:val="fr-FR"/>
                    </w:rPr>
                    <w:t>Design choices &amp; participant engagement</w:t>
                  </w:r>
                  <w:r w:rsidR="007C5206" w:rsidRPr="001A2089">
                    <w:rPr>
                      <w:sz w:val="20"/>
                      <w:szCs w:val="20"/>
                      <w:lang w:val="fr-FR"/>
                    </w:rPr>
                    <w:t>/adherence</w:t>
                  </w:r>
                  <w:r w:rsidRPr="001A2089">
                    <w:rPr>
                      <w:sz w:val="20"/>
                      <w:szCs w:val="20"/>
                      <w:lang w:val="fr-FR"/>
                    </w:rPr>
                    <w:t xml:space="preserve"> /completion</w:t>
                  </w:r>
                </w:p>
              </w:tc>
              <w:tc>
                <w:tcPr>
                  <w:cnfStyle w:val="000010000000" w:firstRow="0" w:lastRow="0" w:firstColumn="0" w:lastColumn="0" w:oddVBand="1" w:evenVBand="0" w:oddHBand="0" w:evenHBand="0" w:firstRowFirstColumn="0" w:firstRowLastColumn="0" w:lastRowFirstColumn="0" w:lastRowLastColumn="0"/>
                  <w:tcW w:w="1559" w:type="dxa"/>
                </w:tcPr>
                <w:p w14:paraId="0F99C817" w14:textId="77777777" w:rsidR="00D16BED" w:rsidRPr="001A2089" w:rsidRDefault="00155271" w:rsidP="002D5C7F">
                  <w:pPr>
                    <w:pStyle w:val="Compact"/>
                    <w:rPr>
                      <w:sz w:val="20"/>
                      <w:szCs w:val="20"/>
                      <w:lang w:val="fr-FR"/>
                    </w:rPr>
                  </w:pPr>
                  <w:r w:rsidRPr="001A2089">
                    <w:rPr>
                      <w:sz w:val="20"/>
                      <w:szCs w:val="20"/>
                      <w:lang w:val="fr-FR"/>
                    </w:rPr>
                    <w:t>Stream 1 (+ supplement)</w:t>
                  </w:r>
                </w:p>
              </w:tc>
              <w:tc>
                <w:tcPr>
                  <w:tcW w:w="2268" w:type="dxa"/>
                </w:tcPr>
                <w:p w14:paraId="72C88CA0" w14:textId="614AD508" w:rsidR="00D16BED" w:rsidRPr="001A2089" w:rsidRDefault="004A3DF5"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en-GB"/>
                    </w:rPr>
                  </w:pPr>
                  <w:r w:rsidRPr="001A2089">
                    <w:rPr>
                      <w:sz w:val="20"/>
                      <w:szCs w:val="20"/>
                    </w:rPr>
                    <w:fldChar w:fldCharType="begin"/>
                  </w:r>
                  <w:r w:rsidR="007E0FD4" w:rsidRPr="001A2089">
                    <w:rPr>
                      <w:sz w:val="20"/>
                      <w:szCs w:val="20"/>
                      <w:lang w:val="fr-FR"/>
                    </w:rPr>
                    <w:instrText xml:space="preserve"> ADDIN ZOTERO_ITEM CSL_CITATION {"citationID":"waQGHP6U","properties":{"unsorted":false,"formattedCitation":"(Barbui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lang w:val="fr-FR"/>
                    </w:rPr>
                    <w:t>(Barbui et al., 2020)</w:t>
                  </w:r>
                  <w:r w:rsidRPr="001A2089">
                    <w:rPr>
                      <w:sz w:val="20"/>
                      <w:szCs w:val="20"/>
                    </w:rPr>
                    <w:fldChar w:fldCharType="end"/>
                  </w:r>
                  <w:r w:rsidR="00155271" w:rsidRPr="001A2089">
                    <w:rPr>
                      <w:sz w:val="20"/>
                      <w:szCs w:val="20"/>
                      <w:lang w:val="fr-FR"/>
                    </w:rPr>
                    <w:t xml:space="preserve"> + </w:t>
                  </w:r>
                  <w:r w:rsidR="002F13C9" w:rsidRPr="001A2089">
                    <w:rPr>
                      <w:sz w:val="20"/>
                      <w:szCs w:val="20"/>
                      <w:lang w:val="fr-FR"/>
                    </w:rPr>
                    <w:fldChar w:fldCharType="begin"/>
                  </w:r>
                  <w:r w:rsidR="002F13C9" w:rsidRPr="001A2089">
                    <w:rPr>
                      <w:sz w:val="20"/>
                      <w:szCs w:val="20"/>
                      <w:lang w:val="fr-FR"/>
                    </w:rPr>
                    <w:instrText xml:space="preserve"> ADDIN ZOTERO_ITEM CSL_CITATION {"citationID":"57tyyZmt","properties":{"unsorted":false,"formattedCitation":"(Biswal et a</w:instrText>
                  </w:r>
                  <w:r w:rsidR="002F13C9" w:rsidRPr="001A2089">
                    <w:rPr>
                      <w:sz w:val="20"/>
                      <w:szCs w:val="20"/>
                      <w:lang w:val="nl-NL"/>
                    </w:rPr>
                    <w:instrText>l., 2024; Wagenaar et al., 2020)","plainCitation":"(Biswal et al., 2024; Wagenaar et al., 2020)","noteIndex":0},"citationItems":[{"id":276188,"uris":["http://zotero.org/groups/6580398/items/UAE2D544"],"itemData":{"id":276188,"type":"article-journal","abstract":"Our systematic review aims to synthesise the evidence on interventions targeting improvement in patient adherence to psychological treatments for common mental disorders. A search was conducted on six electronic databases using search terms under the following concepts: common mental disorders, adherence, psychological treatments and controlled trial study design. Due to the heterogeneity in intervention content and outcomes evaluated in the included studies, a narrative synthesis was conducted. Risk of bias was assessed using the Cochrane Risk of Bias Version 2 tool for randomised controlled trials and the Cochrane ROBINS-I tool for non-randomised controlled trials. The search yielded 23 distinct studies with a total sample size of 2,779 participants. All studies were conducted in high-income or upper-middle-income countries. Interventions to improve patient adherence to psychological treatments included reminders and between-session engagement (e.g., text messages), motivational interviewing, therapy orientation (e.g., expectation-setting) and overcoming structural barriers (e.g., case management). Interventions from 18 out of 23 studies were successful in improving at least one primary adherence outcome of interest (e.g., session attendance). Some studies also reported an improvement in secondary outcomes - six studies reported an improvement in at least one clinical outcome (e.g., depression), and three studies reported improvements in at least one measure of well-being or disability (e.g., days spent in in-patient treatment). By incorporating these interventions into psychological treatment services, therapists can better engage with and support their patients, potentially leading to improved mental health outcomes and overall well-being.","container-title":"Global Mental Health","DOI":"10.1017/gmh.2024.94","ISSN":"2054-4251","journalAbbreviation":"Glob Ment Health (Camb)","language":"eng","page":"e83","PMID":"39464546","PMCID":"PMC11504929","publisher-place":"Cambridge, England","source":"PubMed","title":"Interventions for improving adherence to psychological treatments for common mental disorders: a systematic review","title-short":"Interventions for improving adherence to psychological treatments for common mental disorders","volume":"11","author":[{"family":"Biswal","given":"Bijayalaxmi"},{"family":"Gandhi","given":"Yashi"},{"family":"Singla","given":"Daisy R."},{"family":"Velleman","given":"Richard"},{"family":"Zhou","given":"Brian"},{"family":"Fernandes","given":"Luanna"},{"family":"Patel","given":"Vikram"},{"family":"Prina","given":"Matthew"},{"family":"Sequeira","given":"Miriam"},{"family":"Garg","given":"Ankur"},{"family":"Bhatia","given":"Urvita"},{"family":"Nadkarni","given":"Abhijit"}],"issued":{"date-parts":[["2024"]]}}},{"id":276187,"uris":["http://zotero.org/groups/6580398/items/EFFVYIMC"],"itemData":{"id":276187,"type":"article-journal","abstract":"BACKGROUND: We systematically reviewed implementation research targeting depression interventions in low- and middle-income countries (LMICs) to assess gaps in methodological coverage.\nMETHODS: PubMed, CINAHL, PsycINFO, and EMBASE were searched for evaluations of depression interventions in LMICs reporting at least one implementation outcome published through March 2019.\nRESULTS: A total of 8714 studies were screened, 759 were assessed for eligibility, and 79 studies met inclusion criteria. Common implementation outcomes reported were acceptability (n = 50; 63.3%), feasibility (n = 28; 35.4%), and fidelity (n = 18; 22.8%). Only four studies (5.1%) reported adoption or penetration, and three (3.8%) reported sustainability. The Sub-Saharan Africa region (n = 29; 36.7%) had the most studies. The majority of studies (n = 59; 74.7%) reported outcomes for a depression intervention implemented in pilot researcher-controlled settings. Studies commonly focused on Hybrid Type-1 effectiveness-implementation designs (n = 53; 67.1), followed by Hybrid Type-3 (n = 16; 20.3%). Only 21 studies (26.6%) tested an implementation strategy, with the most common being revising professional roles (n = 10; 47.6%). The most common intervention modality was individual psychotherapy (n = 30; 38.0%). Common study designs were mixed methods (n = 27; 34.2%), quasi-experimental uncontrolled pre-post (n = 17; 21.5%), and individua</w:instrText>
                  </w:r>
                  <w:r w:rsidR="002F13C9" w:rsidRPr="001A2089">
                    <w:rPr>
                      <w:sz w:val="20"/>
                      <w:szCs w:val="20"/>
                      <w:lang w:val="en-GB"/>
                    </w:rPr>
                    <w:instrText xml:space="preserve">l randomized trials (n = 16; 20.3).\nCONCLUSIONS: Existing research has focused on early-stage implementation outcomes. Most studies have utilized Hybrid Type-1 designs, with the primary aim to test intervention effectiveness delivered in researcher-controlled settings. Future research should focus on testing and optimizing implementation strategies to promote scale-up of evidence-based depression interventions in routine care. These studies should use high-quality pragmatic designs and focus on later-stage implementation outcomes such as cost, penetration, and sustainability.","container-title":"Global Mental Health","DOI":"10.1017/gmh.2020.1","ISSN":"2054-4251","journalAbbreviation":"Glob Ment Health (Camb)","language":"eng","page":"e7","PMID":"32346482","PMCID":"PMC7176918","publisher-place":"Cambridge, England","source":"PubMed","title":"Implementation outcomes and strategies for depression interventions in low- and middle-income countries: a systematic review","title-short":"Implementation outcomes and strategies for depression interventions in low- and middle-income countries","volume":"7","author":[{"family":"Wagenaar","given":"Bradley H."},{"family":"Hammett","given":"Wilson H."},{"family":"Jackson","given":"Courtney"},{"family":"Atkins","given":"Dana L."},{"family":"Belus","given":"Jennifer M."},{"family":"Kemp","given":"Christopher G."}],"issued":{"date-parts":[["2020"]]}}}],"schema":"https://github.com/citation-style-language/schema/raw/master/csl-citation.json"} </w:instrText>
                  </w:r>
                  <w:r w:rsidR="002F13C9" w:rsidRPr="001A2089">
                    <w:rPr>
                      <w:sz w:val="20"/>
                      <w:szCs w:val="20"/>
                      <w:lang w:val="fr-FR"/>
                    </w:rPr>
                    <w:fldChar w:fldCharType="separate"/>
                  </w:r>
                  <w:r w:rsidR="002F13C9" w:rsidRPr="001A2089">
                    <w:rPr>
                      <w:sz w:val="20"/>
                      <w:szCs w:val="20"/>
                      <w:lang w:val="en-GB"/>
                    </w:rPr>
                    <w:t>(Biswal et al., 2024; Wagenaar et al., 2020)</w:t>
                  </w:r>
                  <w:r w:rsidR="002F13C9" w:rsidRPr="001A2089">
                    <w:rPr>
                      <w:sz w:val="20"/>
                      <w:szCs w:val="20"/>
                      <w:lang w:val="fr-FR"/>
                    </w:rPr>
                    <w:fldChar w:fldCharType="end"/>
                  </w:r>
                </w:p>
              </w:tc>
              <w:tc>
                <w:tcPr>
                  <w:cnfStyle w:val="000010000000" w:firstRow="0" w:lastRow="0" w:firstColumn="0" w:lastColumn="0" w:oddVBand="1" w:evenVBand="0" w:oddHBand="0" w:evenHBand="0" w:firstRowFirstColumn="0" w:firstRowLastColumn="0" w:lastRowFirstColumn="0" w:lastRowLastColumn="0"/>
                  <w:tcW w:w="2414" w:type="dxa"/>
                </w:tcPr>
                <w:p w14:paraId="3029C185" w14:textId="77777777" w:rsidR="00D16BED" w:rsidRPr="001A2089" w:rsidRDefault="00155271" w:rsidP="002D5C7F">
                  <w:pPr>
                    <w:pStyle w:val="Compact"/>
                    <w:rPr>
                      <w:sz w:val="20"/>
                      <w:szCs w:val="20"/>
                      <w:lang w:val="en-GB"/>
                    </w:rPr>
                  </w:pPr>
                  <w:r w:rsidRPr="001A2089">
                    <w:rPr>
                      <w:sz w:val="20"/>
                      <w:szCs w:val="20"/>
                      <w:lang w:val="en-GB"/>
                    </w:rPr>
                    <w:t>Umbrella extended with engagement-focused reviews</w:t>
                  </w:r>
                </w:p>
              </w:tc>
            </w:tr>
            <w:bookmarkEnd w:id="80"/>
          </w:tbl>
          <w:p w14:paraId="41C8F396" w14:textId="77777777" w:rsidR="00D16BED" w:rsidRPr="001A2089" w:rsidRDefault="00D16BED" w:rsidP="002D5C7F">
            <w:pPr>
              <w:rPr>
                <w:sz w:val="20"/>
                <w:szCs w:val="20"/>
                <w:lang w:val="en-GB"/>
              </w:rPr>
            </w:pPr>
          </w:p>
        </w:tc>
      </w:tr>
      <w:tr w:rsidR="00D16BED" w:rsidRPr="001A2089" w14:paraId="36F857DC" w14:textId="77777777" w:rsidTr="006346FE">
        <w:tc>
          <w:tcPr>
            <w:tcW w:w="9576" w:type="dxa"/>
          </w:tcPr>
          <w:p w14:paraId="6B7DF189" w14:textId="77777777" w:rsidR="006346FE" w:rsidRPr="001A2089" w:rsidRDefault="00155271" w:rsidP="002D5C7F">
            <w:pPr>
              <w:pStyle w:val="ImageCaption"/>
              <w:rPr>
                <w:sz w:val="20"/>
                <w:szCs w:val="20"/>
                <w:lang w:val="en-GB"/>
              </w:rPr>
            </w:pPr>
            <w:r w:rsidRPr="001A2089">
              <w:rPr>
                <w:sz w:val="20"/>
                <w:szCs w:val="20"/>
                <w:lang w:val="en-GB"/>
              </w:rPr>
              <w:lastRenderedPageBreak/>
              <w:t xml:space="preserve"> </w:t>
            </w:r>
            <w:bookmarkStart w:id="81" w:name="table5"/>
            <w:bookmarkStart w:id="82" w:name="tbl-anchorD"/>
          </w:p>
          <w:p w14:paraId="63CC61C7" w14:textId="1D1937CA" w:rsidR="00D16BED" w:rsidRPr="001A2089" w:rsidRDefault="00155271" w:rsidP="002D5C7F">
            <w:pPr>
              <w:pStyle w:val="ImageCaption"/>
              <w:rPr>
                <w:b/>
                <w:bCs/>
                <w:i w:val="0"/>
                <w:iCs/>
                <w:sz w:val="20"/>
                <w:szCs w:val="20"/>
                <w:lang w:val="en-GB"/>
              </w:rPr>
            </w:pPr>
            <w:r w:rsidRPr="001A2089">
              <w:rPr>
                <w:b/>
                <w:bCs/>
                <w:i w:val="0"/>
                <w:iCs/>
                <w:sz w:val="20"/>
                <w:szCs w:val="20"/>
                <w:lang w:val="en-GB"/>
              </w:rPr>
              <w:t xml:space="preserve">Table 5: Workstream D </w:t>
            </w:r>
            <w:r w:rsidR="00642B76" w:rsidRPr="001A2089">
              <w:rPr>
                <w:b/>
                <w:bCs/>
                <w:i w:val="0"/>
                <w:iCs/>
                <w:sz w:val="20"/>
                <w:szCs w:val="20"/>
                <w:lang w:val="en-GB"/>
              </w:rPr>
              <w:t>-</w:t>
            </w:r>
            <w:r w:rsidRPr="001A2089">
              <w:rPr>
                <w:b/>
                <w:bCs/>
                <w:i w:val="0"/>
                <w:iCs/>
                <w:sz w:val="20"/>
                <w:szCs w:val="20"/>
                <w:lang w:val="en-GB"/>
              </w:rPr>
              <w:t xml:space="preserve"> Cost &amp; spillovers.</w:t>
            </w:r>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851"/>
              <w:gridCol w:w="2410"/>
              <w:gridCol w:w="1417"/>
              <w:gridCol w:w="2268"/>
              <w:gridCol w:w="2414"/>
            </w:tblGrid>
            <w:tr w:rsidR="00D16BED" w:rsidRPr="001A2089" w14:paraId="2689B897" w14:textId="77777777" w:rsidTr="00B957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bottom w:val="single" w:sz="4" w:space="0" w:color="auto"/>
                  </w:tcBorders>
                </w:tcPr>
                <w:bookmarkEnd w:id="81"/>
                <w:p w14:paraId="245E0E49" w14:textId="77777777" w:rsidR="00D16BED" w:rsidRPr="001A2089" w:rsidRDefault="00155271" w:rsidP="002D5C7F">
                  <w:pPr>
                    <w:pStyle w:val="Compact"/>
                    <w:rPr>
                      <w:sz w:val="20"/>
                      <w:szCs w:val="20"/>
                      <w:lang w:val="en-GB"/>
                    </w:rPr>
                  </w:pPr>
                  <w:r w:rsidRPr="001A2089">
                    <w:rPr>
                      <w:sz w:val="20"/>
                      <w:szCs w:val="20"/>
                      <w:lang w:val="en-GB"/>
                    </w:rPr>
                    <w:t>RQ</w:t>
                  </w:r>
                </w:p>
              </w:tc>
              <w:tc>
                <w:tcPr>
                  <w:tcW w:w="2410" w:type="dxa"/>
                  <w:tcBorders>
                    <w:bottom w:val="single" w:sz="4" w:space="0" w:color="auto"/>
                  </w:tcBorders>
                </w:tcPr>
                <w:p w14:paraId="126250D4"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lang w:val="en-GB"/>
                    </w:rPr>
                  </w:pPr>
                  <w:r w:rsidRPr="001A2089">
                    <w:rPr>
                      <w:sz w:val="20"/>
                      <w:szCs w:val="20"/>
                      <w:lang w:val="en-GB"/>
                    </w:rPr>
                    <w:t>Focus</w:t>
                  </w:r>
                </w:p>
              </w:tc>
              <w:tc>
                <w:tcPr>
                  <w:cnfStyle w:val="000010000000" w:firstRow="0" w:lastRow="0" w:firstColumn="0" w:lastColumn="0" w:oddVBand="1" w:evenVBand="0" w:oddHBand="0" w:evenHBand="0" w:firstRowFirstColumn="0" w:firstRowLastColumn="0" w:lastRowFirstColumn="0" w:lastRowLastColumn="0"/>
                  <w:tcW w:w="1417" w:type="dxa"/>
                  <w:tcBorders>
                    <w:bottom w:val="single" w:sz="4" w:space="0" w:color="auto"/>
                  </w:tcBorders>
                </w:tcPr>
                <w:p w14:paraId="3CCB8654" w14:textId="77777777" w:rsidR="00D16BED" w:rsidRPr="001A2089" w:rsidRDefault="00155271" w:rsidP="002D5C7F">
                  <w:pPr>
                    <w:pStyle w:val="Compact"/>
                    <w:rPr>
                      <w:sz w:val="20"/>
                      <w:szCs w:val="20"/>
                      <w:lang w:val="en-GB"/>
                    </w:rPr>
                  </w:pPr>
                  <w:r w:rsidRPr="001A2089">
                    <w:rPr>
                      <w:sz w:val="20"/>
                      <w:szCs w:val="20"/>
                      <w:lang w:val="en-GB"/>
                    </w:rPr>
                    <w:t>Stream</w:t>
                  </w:r>
                </w:p>
              </w:tc>
              <w:tc>
                <w:tcPr>
                  <w:tcW w:w="2268" w:type="dxa"/>
                  <w:tcBorders>
                    <w:bottom w:val="single" w:sz="4" w:space="0" w:color="auto"/>
                  </w:tcBorders>
                </w:tcPr>
                <w:p w14:paraId="6AE24593" w14:textId="77777777" w:rsidR="00D16BED" w:rsidRPr="001A2089"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lang w:val="en-GB"/>
                    </w:rPr>
                  </w:pPr>
                  <w:r w:rsidRPr="001A2089">
                    <w:rPr>
                      <w:sz w:val="20"/>
                      <w:szCs w:val="20"/>
                      <w:lang w:val="en-GB"/>
                    </w:rPr>
                    <w:t>Anchor systematic reviews</w:t>
                  </w:r>
                </w:p>
              </w:tc>
              <w:tc>
                <w:tcPr>
                  <w:cnfStyle w:val="000010000000" w:firstRow="0" w:lastRow="0" w:firstColumn="0" w:lastColumn="0" w:oddVBand="1" w:evenVBand="0" w:oddHBand="0" w:evenHBand="0" w:firstRowFirstColumn="0" w:firstRowLastColumn="0" w:lastRowFirstColumn="0" w:lastRowLastColumn="0"/>
                  <w:tcW w:w="2414" w:type="dxa"/>
                  <w:tcBorders>
                    <w:bottom w:val="single" w:sz="4" w:space="0" w:color="auto"/>
                  </w:tcBorders>
                </w:tcPr>
                <w:p w14:paraId="35AF2EC3" w14:textId="77777777" w:rsidR="00D16BED" w:rsidRPr="001A2089" w:rsidRDefault="00155271" w:rsidP="002D5C7F">
                  <w:pPr>
                    <w:pStyle w:val="Compact"/>
                    <w:rPr>
                      <w:sz w:val="20"/>
                      <w:szCs w:val="20"/>
                      <w:lang w:val="en-GB"/>
                    </w:rPr>
                  </w:pPr>
                  <w:r w:rsidRPr="001A2089">
                    <w:rPr>
                      <w:sz w:val="20"/>
                      <w:szCs w:val="20"/>
                      <w:lang w:val="en-GB"/>
                    </w:rPr>
                    <w:t>Why this routing</w:t>
                  </w:r>
                </w:p>
              </w:tc>
            </w:tr>
            <w:tr w:rsidR="00D16BED" w:rsidRPr="001A2089" w14:paraId="2F8B8BA8" w14:textId="77777777" w:rsidTr="00B957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tcBorders>
                </w:tcPr>
                <w:p w14:paraId="505AC892" w14:textId="77777777" w:rsidR="00D16BED" w:rsidRPr="001A2089" w:rsidRDefault="00155271" w:rsidP="002D5C7F">
                  <w:pPr>
                    <w:pStyle w:val="Compact"/>
                    <w:rPr>
                      <w:sz w:val="20"/>
                      <w:szCs w:val="20"/>
                      <w:lang w:val="en-GB"/>
                    </w:rPr>
                  </w:pPr>
                  <w:r w:rsidRPr="001A2089">
                    <w:rPr>
                      <w:sz w:val="20"/>
                      <w:szCs w:val="20"/>
                      <w:lang w:val="en-GB"/>
                    </w:rPr>
                    <w:t>RQ11</w:t>
                  </w:r>
                </w:p>
              </w:tc>
              <w:tc>
                <w:tcPr>
                  <w:tcW w:w="2410" w:type="dxa"/>
                  <w:tcBorders>
                    <w:top w:val="single" w:sz="4" w:space="0" w:color="auto"/>
                  </w:tcBorders>
                </w:tcPr>
                <w:p w14:paraId="66C44A61" w14:textId="77777777" w:rsidR="00D16BED" w:rsidRPr="001A2089"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lang w:val="en-GB"/>
                    </w:rPr>
                  </w:pPr>
                  <w:r w:rsidRPr="001A2089">
                    <w:rPr>
                      <w:sz w:val="20"/>
                      <w:szCs w:val="20"/>
                      <w:lang w:val="en-GB"/>
                    </w:rPr>
                    <w:t>Spillover effects of brief / light-touch interventions to non-cases</w:t>
                  </w:r>
                </w:p>
              </w:tc>
              <w:tc>
                <w:tcPr>
                  <w:cnfStyle w:val="000010000000" w:firstRow="0" w:lastRow="0" w:firstColumn="0" w:lastColumn="0" w:oddVBand="1" w:evenVBand="0" w:oddHBand="0" w:evenHBand="0" w:firstRowFirstColumn="0" w:firstRowLastColumn="0" w:lastRowFirstColumn="0" w:lastRowLastColumn="0"/>
                  <w:tcW w:w="1417" w:type="dxa"/>
                  <w:tcBorders>
                    <w:top w:val="single" w:sz="4" w:space="0" w:color="auto"/>
                  </w:tcBorders>
                </w:tcPr>
                <w:p w14:paraId="11E798C7" w14:textId="77777777" w:rsidR="00D16BED" w:rsidRPr="001A2089" w:rsidRDefault="00155271" w:rsidP="002D5C7F">
                  <w:pPr>
                    <w:pStyle w:val="Compact"/>
                    <w:rPr>
                      <w:sz w:val="20"/>
                      <w:szCs w:val="20"/>
                      <w:lang w:val="en-GB"/>
                    </w:rPr>
                  </w:pPr>
                  <w:r w:rsidRPr="001A2089">
                    <w:rPr>
                      <w:sz w:val="20"/>
                      <w:szCs w:val="20"/>
                      <w:lang w:val="en-GB"/>
                    </w:rPr>
                    <w:t>Stream 2</w:t>
                  </w:r>
                </w:p>
              </w:tc>
              <w:tc>
                <w:tcPr>
                  <w:tcW w:w="2268" w:type="dxa"/>
                  <w:tcBorders>
                    <w:top w:val="single" w:sz="4" w:space="0" w:color="auto"/>
                  </w:tcBorders>
                </w:tcPr>
                <w:p w14:paraId="10E74E4E" w14:textId="0770F3AA" w:rsidR="00D16BED" w:rsidRPr="001A2089" w:rsidRDefault="00B87C0B" w:rsidP="002D5C7F">
                  <w:pPr>
                    <w:pStyle w:val="Compact"/>
                    <w:cnfStyle w:val="000000100000" w:firstRow="0" w:lastRow="0" w:firstColumn="0" w:lastColumn="0" w:oddVBand="0" w:evenVBand="0" w:oddHBand="1" w:evenHBand="0" w:firstRowFirstColumn="0" w:firstRowLastColumn="0" w:lastRowFirstColumn="0" w:lastRowLastColumn="0"/>
                    <w:rPr>
                      <w:sz w:val="20"/>
                      <w:szCs w:val="20"/>
                      <w:lang w:val="en-GB"/>
                    </w:rPr>
                  </w:pPr>
                  <w:r w:rsidRPr="001A2089">
                    <w:rPr>
                      <w:sz w:val="20"/>
                      <w:szCs w:val="20"/>
                    </w:rPr>
                    <w:fldChar w:fldCharType="begin"/>
                  </w:r>
                  <w:r w:rsidRPr="001A2089">
                    <w:rPr>
                      <w:sz w:val="20"/>
                      <w:szCs w:val="20"/>
                    </w:rPr>
                    <w:instrText xml:space="preserve"> ADDIN ZOTERO_ITEM CSL_CITATION {"citationID":"x3RmOhio","properties":{"unsorted":false,"formattedCitation":"(Robinson et al., 2020)","plainCitation":"(Robinson et al., 2020)","noteIndex":0},"citationItems":[{"id":276184,"uris":["http://zotero.org/groups/6580398/items/6E9UF4RC"],"itemData":{"id":276184,"type":"article-journal","abstract":"The dose-response effect refers to the relationship between the dose (e.g., length, frequency) of treatment and the subsequent probability of improvement. This systematic review aimed to synthesize the literature on the dose-response effect in routine psychological therapies delivered to adult patients with mental health problems. Twenty-six studies were eligible for inclusion. Different methodological approaches have been used to examine the dose-response effect; including survival analysis, multilevel modelling and descriptive cluster analyses. Replicated and consistent support was found for a curvilinear (log-linear or cubic) relationship between treatment length and outcomes, with few exceptions such as eating disorders and severe psychiatric populations. Optimal doses of psychotherapy in routine settings range between 4 and 26 sessions (4-6 for low intensity guided self-help) and vary according to setting, clinical population and outcome measures. Weekly therapy appears to accelerate the rate of improvement compared to less frequent schedules. Most of the reviewed evidence is from university counselling centres and outpatient psychotherapy clinics for common mental health problems. There is scarce and inconclusive evidence in clinical samples with chronic and severe mental disorders.","container-title":"Psychotherapy Research: Journal of the Society for Psychotherapy Research","DOI":"10.1080/10503307.2019.1566676","ISSN":"1468-4381","issue":"1","journalAbbreviation":"Psychother Res","language":"eng","page":"79-96","PMID":"30661486","source":"PubMed","title":"The dose-response effect in routinely delivered psychological therapies: A systematic review","title-short":"The dose-response effect in routinely delivered psychological therapies","volume":"30","author":[{"family":"Robinson","given":"Louisa"},{"family":"Delgadillo","given":"Jaime"},{"family":"Kellett","given":"Stephen"}],"issued":{"date-parts":[["2020",1]]}}}],"schema":"https://github.com/citation-style-language/schema/raw/master/csl-citation.json"} </w:instrText>
                  </w:r>
                  <w:r w:rsidRPr="001A2089">
                    <w:rPr>
                      <w:sz w:val="20"/>
                      <w:szCs w:val="20"/>
                    </w:rPr>
                    <w:fldChar w:fldCharType="separate"/>
                  </w:r>
                  <w:r w:rsidRPr="001A2089">
                    <w:rPr>
                      <w:sz w:val="20"/>
                      <w:szCs w:val="20"/>
                    </w:rPr>
                    <w:t>(Robinson et al., 2020)</w:t>
                  </w:r>
                  <w:r w:rsidRPr="001A2089">
                    <w:rPr>
                      <w:sz w:val="20"/>
                      <w:szCs w:val="20"/>
                    </w:rPr>
                    <w:fldChar w:fldCharType="end"/>
                  </w:r>
                  <w:r w:rsidR="00155271" w:rsidRPr="001A2089">
                    <w:rPr>
                      <w:sz w:val="20"/>
                      <w:szCs w:val="20"/>
                      <w:lang w:val="en-GB"/>
                    </w:rPr>
                    <w:t xml:space="preserve"> + targeted spillover search</w:t>
                  </w:r>
                </w:p>
              </w:tc>
              <w:tc>
                <w:tcPr>
                  <w:cnfStyle w:val="000010000000" w:firstRow="0" w:lastRow="0" w:firstColumn="0" w:lastColumn="0" w:oddVBand="1" w:evenVBand="0" w:oddHBand="0" w:evenHBand="0" w:firstRowFirstColumn="0" w:firstRowLastColumn="0" w:lastRowFirstColumn="0" w:lastRowLastColumn="0"/>
                  <w:tcW w:w="2414" w:type="dxa"/>
                  <w:tcBorders>
                    <w:top w:val="single" w:sz="4" w:space="0" w:color="auto"/>
                  </w:tcBorders>
                </w:tcPr>
                <w:p w14:paraId="49DE0384" w14:textId="77777777" w:rsidR="00D16BED" w:rsidRPr="001A2089" w:rsidRDefault="00155271" w:rsidP="002D5C7F">
                  <w:pPr>
                    <w:pStyle w:val="Compact"/>
                    <w:rPr>
                      <w:sz w:val="20"/>
                      <w:szCs w:val="20"/>
                      <w:lang w:val="en-GB"/>
                    </w:rPr>
                  </w:pPr>
                  <w:r w:rsidRPr="001A2089">
                    <w:rPr>
                      <w:sz w:val="20"/>
                      <w:szCs w:val="20"/>
                      <w:lang w:val="en-GB"/>
                    </w:rPr>
                    <w:t>Spillover to non-depressed populations sits outside Barbui’s treatment scope</w:t>
                  </w:r>
                </w:p>
              </w:tc>
            </w:tr>
            <w:tr w:rsidR="00D16BED" w:rsidRPr="001A2089" w14:paraId="7BF38A22" w14:textId="77777777" w:rsidTr="00B95773">
              <w:tc>
                <w:tcPr>
                  <w:cnfStyle w:val="000010000000" w:firstRow="0" w:lastRow="0" w:firstColumn="0" w:lastColumn="0" w:oddVBand="1" w:evenVBand="0" w:oddHBand="0" w:evenHBand="0" w:firstRowFirstColumn="0" w:firstRowLastColumn="0" w:lastRowFirstColumn="0" w:lastRowLastColumn="0"/>
                  <w:tcW w:w="851" w:type="dxa"/>
                </w:tcPr>
                <w:p w14:paraId="61E960A1" w14:textId="77777777" w:rsidR="00D16BED" w:rsidRPr="001A2089" w:rsidRDefault="00155271" w:rsidP="002D5C7F">
                  <w:pPr>
                    <w:pStyle w:val="Compact"/>
                    <w:rPr>
                      <w:sz w:val="20"/>
                      <w:szCs w:val="20"/>
                      <w:lang w:val="nl-NL"/>
                    </w:rPr>
                  </w:pPr>
                  <w:r w:rsidRPr="001A2089">
                    <w:rPr>
                      <w:sz w:val="20"/>
                      <w:szCs w:val="20"/>
                      <w:lang w:val="nl-NL"/>
                    </w:rPr>
                    <w:t>RQ16</w:t>
                  </w:r>
                </w:p>
              </w:tc>
              <w:tc>
                <w:tcPr>
                  <w:tcW w:w="2410" w:type="dxa"/>
                </w:tcPr>
                <w:p w14:paraId="52D67655" w14:textId="77777777" w:rsidR="00D16BED" w:rsidRPr="001A2089"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en-GB"/>
                    </w:rPr>
                  </w:pPr>
                  <w:r w:rsidRPr="001A2089">
                    <w:rPr>
                      <w:sz w:val="20"/>
                      <w:szCs w:val="20"/>
                      <w:lang w:val="en-GB"/>
                    </w:rPr>
                    <w:t>Cost drivers &amp; cost-per-participant ranges across models</w:t>
                  </w:r>
                </w:p>
              </w:tc>
              <w:tc>
                <w:tcPr>
                  <w:cnfStyle w:val="000010000000" w:firstRow="0" w:lastRow="0" w:firstColumn="0" w:lastColumn="0" w:oddVBand="1" w:evenVBand="0" w:oddHBand="0" w:evenHBand="0" w:firstRowFirstColumn="0" w:firstRowLastColumn="0" w:lastRowFirstColumn="0" w:lastRowLastColumn="0"/>
                  <w:tcW w:w="1417" w:type="dxa"/>
                </w:tcPr>
                <w:p w14:paraId="4A3B97BF" w14:textId="77777777" w:rsidR="00D16BED" w:rsidRPr="001A2089" w:rsidRDefault="00155271" w:rsidP="002D5C7F">
                  <w:pPr>
                    <w:pStyle w:val="Compact"/>
                    <w:rPr>
                      <w:sz w:val="20"/>
                      <w:szCs w:val="20"/>
                      <w:lang w:val="nl-NL"/>
                    </w:rPr>
                  </w:pPr>
                  <w:r w:rsidRPr="001A2089">
                    <w:rPr>
                      <w:sz w:val="20"/>
                      <w:szCs w:val="20"/>
                      <w:lang w:val="nl-NL"/>
                    </w:rPr>
                    <w:t>Stream 1 (+ cost extension)</w:t>
                  </w:r>
                </w:p>
              </w:tc>
              <w:tc>
                <w:tcPr>
                  <w:tcW w:w="2268" w:type="dxa"/>
                </w:tcPr>
                <w:p w14:paraId="63C7D172" w14:textId="285FB89F" w:rsidR="00D16BED" w:rsidRPr="001A2089" w:rsidRDefault="004A3DF5"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fr-FR"/>
                    </w:rPr>
                  </w:pPr>
                  <w:r w:rsidRPr="001A2089">
                    <w:rPr>
                      <w:sz w:val="20"/>
                      <w:szCs w:val="20"/>
                    </w:rPr>
                    <w:fldChar w:fldCharType="begin"/>
                  </w:r>
                  <w:r w:rsidR="007E0FD4" w:rsidRPr="001A2089">
                    <w:rPr>
                      <w:sz w:val="20"/>
                      <w:szCs w:val="20"/>
                      <w:lang w:val="fr-FR"/>
                    </w:rPr>
                    <w:instrText xml:space="preserve"> ADDIN ZOTERO_ITEM CSL_CITATION {"citationID":"f8Rqwvpn","properties":{"unsorted":false,"formattedCitation":"(Barbui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Pr="001A2089">
                    <w:rPr>
                      <w:sz w:val="20"/>
                      <w:szCs w:val="20"/>
                    </w:rPr>
                    <w:fldChar w:fldCharType="separate"/>
                  </w:r>
                  <w:r w:rsidRPr="001A2089">
                    <w:rPr>
                      <w:sz w:val="20"/>
                      <w:szCs w:val="20"/>
                      <w:lang w:val="fr-FR"/>
                    </w:rPr>
                    <w:t>(Barbui et al., 2020)</w:t>
                  </w:r>
                  <w:r w:rsidRPr="001A2089">
                    <w:rPr>
                      <w:sz w:val="20"/>
                      <w:szCs w:val="20"/>
                    </w:rPr>
                    <w:fldChar w:fldCharType="end"/>
                  </w:r>
                  <w:r w:rsidR="00155271" w:rsidRPr="001A2089">
                    <w:rPr>
                      <w:sz w:val="20"/>
                      <w:szCs w:val="20"/>
                      <w:lang w:val="fr-FR"/>
                    </w:rPr>
                    <w:t xml:space="preserve"> + </w:t>
                  </w:r>
                  <w:r w:rsidR="00B87C0B" w:rsidRPr="001A2089">
                    <w:rPr>
                      <w:sz w:val="20"/>
                      <w:szCs w:val="20"/>
                    </w:rPr>
                    <w:fldChar w:fldCharType="begin"/>
                  </w:r>
                  <w:r w:rsidR="00B87C0B" w:rsidRPr="001A2089">
                    <w:rPr>
                      <w:sz w:val="20"/>
                      <w:szCs w:val="20"/>
                      <w:lang w:val="fr-FR"/>
                    </w:rPr>
                    <w:instrText xml:space="preserve"> ADDIN ZOTERO_ITEM CSL_CITATION {"citationID":"jecVNmMY","properties":{"unsorted":false,"formattedCitation":"(Belay et al., 2023)","plainCitation":"(Belay et al., 2023)","noteIndex":0},"citationItems":[{"id":276186,"uris":["http://zotero.org/groups/6580398/items/GJYXEB35"],"itemData":{"id":276186,"type":"article-journal","abstract":"Background\nVarious treatment approaches are available for depression. Given the scarcity of healthcare resources, it is important to optimise treatment availability in an efficient manner. Economic evaluations can inform the optimal allocation of healthcare resources. However, there is currently no review synthesising what is known about the cost effectiveness of treatments for depression in low- and middle-income countries (LMICs).\n\nMethods\nThis review identified articles from six database searches: APA PsycINFO, CINAHL Complete, Cochrane Library, EconLit, Embase and MEDLINE Complete. Trial- and model-based economic evaluations published between 1 January 2000 and 3 December 2022 were included. The quality of health economic studies (QHES) instrument was used to assess the quality of the included papers.\n\nResults\nThis review comprised 22 articles, with most studies (N = 17) focusing exclusively on the adult population. Even though evidence regarding the cost effectiveness of antidepressants for treating various forms of depression was inconsistent; an atypical antipsychotic (aripiprazole) was frequently reported to be cost effective for treatment-resistant depression. Task shifting (aka task sharing) to lay health workers or non-specialist health care providers appeared to be a cost-effective approach for treating depression in LMICs.\n\nConclusions\nOverall, this review found mixed evidence on the cost effectiveness of depression treatment choices among LMICs, with some indication that task sharing with lay health workers may be cost effective. Future research will be needed to fill the gaps around the cost effectiveness of depression treatments in younger people and beyond healthcare facilities.\n\nSupplementary Information\nThe online version contains supplementary material available at 10.1007/s40273-023-01257-8.","container-title":"Pharmacoeconomics","DOI":"10.1007/s40273-023-01257-8","ISSN":"1170-7690","issue":"6","journalAbbreviation":"Pharmacoeconomics","page":"651-673","PMID":"36894798","PMCID":"PMC9998021","source":"PubMed Central","title":"Cost Effectiveness of Pharmacological and Non-pharmacological Treatments for Depression in Low- and Middle-Income Countries: A Systematic Literature Review","title-short":"Cost Effectiveness of Pharmacological and Non-pharmacological Treatments for Depression in Low- and Middle-Income Countries","volume":"41","author":[{"family":"Belay","given":"Yared Belete"},{"family":"Engel","given":"Lidia"},{"family":"Lee","given":"Yong Yi"},{"family":"Le","given":"Ngoc"},{"family":"Mihalopoulos","given":"Cathrine"}],"issued":{"date-parts":[["2023"]]}}}],"schema":"https://github.com/citation-style-language/schema/raw/master/csl-citation.json"} </w:instrText>
                  </w:r>
                  <w:r w:rsidR="00B87C0B" w:rsidRPr="001A2089">
                    <w:rPr>
                      <w:sz w:val="20"/>
                      <w:szCs w:val="20"/>
                    </w:rPr>
                    <w:fldChar w:fldCharType="separate"/>
                  </w:r>
                  <w:r w:rsidR="00B87C0B" w:rsidRPr="001A2089">
                    <w:rPr>
                      <w:sz w:val="20"/>
                      <w:szCs w:val="20"/>
                      <w:lang w:val="fr-FR"/>
                    </w:rPr>
                    <w:t>(Belay et al., 2023)</w:t>
                  </w:r>
                  <w:r w:rsidR="00B87C0B" w:rsidRPr="001A2089">
                    <w:rPr>
                      <w:sz w:val="20"/>
                      <w:szCs w:val="20"/>
                    </w:rPr>
                    <w:fldChar w:fldCharType="end"/>
                  </w:r>
                  <w:r w:rsidR="00155271" w:rsidRPr="001A2089">
                    <w:rPr>
                      <w:sz w:val="20"/>
                      <w:szCs w:val="20"/>
                      <w:lang w:val="fr-FR"/>
                    </w:rPr>
                    <w:t xml:space="preserve"> + targeted cost search</w:t>
                  </w:r>
                </w:p>
              </w:tc>
              <w:tc>
                <w:tcPr>
                  <w:cnfStyle w:val="000010000000" w:firstRow="0" w:lastRow="0" w:firstColumn="0" w:lastColumn="0" w:oddVBand="1" w:evenVBand="0" w:oddHBand="0" w:evenHBand="0" w:firstRowFirstColumn="0" w:firstRowLastColumn="0" w:lastRowFirstColumn="0" w:lastRowLastColumn="0"/>
                  <w:tcW w:w="2414" w:type="dxa"/>
                </w:tcPr>
                <w:p w14:paraId="632E1C86" w14:textId="77777777" w:rsidR="00D16BED" w:rsidRPr="001A2089" w:rsidRDefault="00155271" w:rsidP="002D5C7F">
                  <w:pPr>
                    <w:pStyle w:val="Compact"/>
                    <w:rPr>
                      <w:sz w:val="20"/>
                      <w:szCs w:val="20"/>
                    </w:rPr>
                  </w:pPr>
                  <w:r w:rsidRPr="001A2089">
                    <w:rPr>
                      <w:sz w:val="20"/>
                      <w:szCs w:val="20"/>
                    </w:rPr>
                    <w:t>Cost is not a Barbui outcome; umbrella backbone plus a dedicated cost search</w:t>
                  </w:r>
                </w:p>
              </w:tc>
            </w:tr>
            <w:bookmarkEnd w:id="82"/>
          </w:tbl>
          <w:p w14:paraId="72A3D3EC" w14:textId="77777777" w:rsidR="00D16BED" w:rsidRPr="001A2089" w:rsidRDefault="00D16BED" w:rsidP="002D5C7F">
            <w:pPr>
              <w:rPr>
                <w:sz w:val="20"/>
                <w:szCs w:val="20"/>
              </w:rPr>
            </w:pPr>
          </w:p>
        </w:tc>
      </w:tr>
    </w:tbl>
    <w:p w14:paraId="0FE22439" w14:textId="0DEDB777" w:rsidR="00D16BED" w:rsidRPr="00BA1FC0" w:rsidRDefault="00155271" w:rsidP="002D5C7F">
      <w:pPr>
        <w:pStyle w:val="BodyText"/>
      </w:pPr>
      <w:r w:rsidRPr="00BA1FC0">
        <w:t xml:space="preserve">The full text of RQ1–RQ16 is reproduced in </w:t>
      </w:r>
      <w:hyperlink w:anchor="sec-rq-full">
        <w:r w:rsidR="00B95773" w:rsidRPr="00B95773">
          <w:rPr>
            <w:rStyle w:val="Hyperlink"/>
            <w:i w:val="0"/>
            <w:iCs/>
            <w:color w:val="0070C0"/>
          </w:rPr>
          <w:t>Appendix</w:t>
        </w:r>
      </w:hyperlink>
      <w:r w:rsidR="00B95773" w:rsidRPr="00B95773">
        <w:rPr>
          <w:i/>
          <w:iCs/>
          <w:color w:val="0070C0"/>
        </w:rPr>
        <w:t xml:space="preserve"> </w:t>
      </w:r>
      <w:commentRangeStart w:id="83"/>
      <w:r w:rsidR="00B95773" w:rsidRPr="00B95773">
        <w:rPr>
          <w:color w:val="0070C0"/>
        </w:rPr>
        <w:t>A</w:t>
      </w:r>
      <w:commentRangeEnd w:id="83"/>
      <w:r w:rsidR="004945D4" w:rsidRPr="00F81F52">
        <w:rPr>
          <w:rStyle w:val="CommentReference"/>
          <w:sz w:val="22"/>
          <w:szCs w:val="22"/>
        </w:rPr>
        <w:commentReference w:id="83"/>
      </w:r>
      <w:r w:rsidRPr="00F81F52">
        <w:t>.</w:t>
      </w:r>
    </w:p>
    <w:p w14:paraId="08B44CF3" w14:textId="77777777" w:rsidR="00D16BED" w:rsidRDefault="00155271" w:rsidP="002D5C7F">
      <w:pPr>
        <w:pStyle w:val="Heading1"/>
      </w:pPr>
      <w:bookmarkStart w:id="84" w:name="_Toc233231825"/>
      <w:bookmarkStart w:id="85" w:name="methods"/>
      <w:bookmarkEnd w:id="68"/>
      <w:r>
        <w:t>4. Methods</w:t>
      </w:r>
      <w:bookmarkEnd w:id="84"/>
    </w:p>
    <w:p w14:paraId="4746CFCC" w14:textId="6117916B" w:rsidR="002067AC" w:rsidRDefault="00893A0D" w:rsidP="002D5C7F">
      <w:pPr>
        <w:pStyle w:val="FirstParagraph"/>
      </w:pPr>
      <w:r w:rsidRPr="00A077C9">
        <w:t xml:space="preserve">We follow the rapid review principles set out by the Cochrane Rapid Reviews Methods Group </w:t>
      </w:r>
      <w:r w:rsidR="00B87C0B" w:rsidRPr="00A077C9">
        <w:fldChar w:fldCharType="begin"/>
      </w:r>
      <w:r w:rsidR="00B87C0B" w:rsidRPr="00A077C9">
        <w:instrText xml:space="preserve"> ADDIN ZOTERO_ITEM CSL_CITATION {"citationID":"4kSyOJQW","properties":{"unsorted":false,"formattedCitation":"(Garritty et al., 2021)","plainCitation":"(Garritty et al., 2021)","noteIndex":0},"citationItems":[{"id":276239,"uris":["http://zotero.org/groups/6580398/items/QDN7KS93"],"itemData":{"id":276239,"type":"article-journal","container-title":"Journal of Clinical Epidemiology","DOI":"10.1016/j.jclinepi.2020.10.007","page":"13–22","title":"Cochrane Rapid Reviews Methods Group offers evidence-informed guidance to conduct rapid reviews","volume":"130","author":[{"family":"Garritty","given":"Chantelle"},{"family":"Gartlehner","given":"Gerald"},{"family":"Nussbaumer-Streit","given":"Barbara"},{"family":"King","given":"Valerie J."},{"family":"Hamel","given":"Candyce"},{"family":"Kamel","given":"Chris"},{"family":"Affengruber","given":"Lisa"},{"family":"Stevens","given":"Adrienne"}],"issued":{"date-parts":[["2021"]]}}}],"schema":"https://github.com/citation-style-language/schema/raw/master/csl-citation.json"} </w:instrText>
      </w:r>
      <w:r w:rsidR="00B87C0B" w:rsidRPr="00A077C9">
        <w:fldChar w:fldCharType="separate"/>
      </w:r>
      <w:r w:rsidR="00B87C0B" w:rsidRPr="00A077C9">
        <w:t>(Garritty et al., 2021)</w:t>
      </w:r>
      <w:r w:rsidR="00B87C0B" w:rsidRPr="00A077C9">
        <w:fldChar w:fldCharType="end"/>
      </w:r>
      <w:r w:rsidR="00155271" w:rsidRPr="00A077C9">
        <w:t xml:space="preserve"> and report according to PRISMA 2020 </w:t>
      </w:r>
      <w:r w:rsidR="00AA0C5C" w:rsidRPr="00A077C9">
        <w:fldChar w:fldCharType="begin"/>
      </w:r>
      <w:r w:rsidR="00AA0C5C" w:rsidRPr="00A077C9">
        <w:instrText xml:space="preserve"> ADDIN ZOTERO_ITEM CSL_CITATION {"citationID":"wyE3X01n","properties":{"unsorted":false,"formattedCitation":"(Page et al., 2021)","plainCitation":"(Page et al., 2021)","noteIndex":0},"citationItems":[{"id":276240,"uris":["http://zotero.org/groups/6580398/items/DDSAU4MN"],"itemData":{"id":276240,"type":"article-journal","container-title":"BMJ","DOI":"10.1136/bmj.n71","page":"n71","title":"The PRISMA 2020 statement: an updated guideline for reporting systematic reviews","volume":"372","author":[{"family":"Page","given":"Matthew J."},{"family":"McKenzie","given":"Joanne E."},{"family":"Bossuyt","given":"Patrick M."},{"family":"Boutron","given":"Isabelle"},{"family":"Hoffmann","given":"Tammy C."},{"family":"Mulrow","given":"Cynthia D."},{"family":"Shamseer","given":"Larissa"},{"family":"Tetzlaff","given":"Jennifer M."},{"family":"Akl","given":"Elie A."},{"family":"Brennan","given":"Sue E."},{"literal":"others"}],"issued":{"date-parts":[["2021"]]}}}],"schema":"https://github.com/citation-style-language/schema/raw/master/csl-citation.json"} </w:instrText>
      </w:r>
      <w:r w:rsidR="00AA0C5C" w:rsidRPr="00A077C9">
        <w:fldChar w:fldCharType="separate"/>
      </w:r>
      <w:r w:rsidR="00AA0C5C" w:rsidRPr="00A077C9">
        <w:t>(Page et al., 2021)</w:t>
      </w:r>
      <w:r w:rsidR="00AA0C5C" w:rsidRPr="00A077C9">
        <w:fldChar w:fldCharType="end"/>
      </w:r>
      <w:r w:rsidR="00155271" w:rsidRPr="00A077C9">
        <w:t xml:space="preserve">, the PRISMA-S </w:t>
      </w:r>
      <w:r w:rsidR="00155271" w:rsidRPr="00A077C9">
        <w:lastRenderedPageBreak/>
        <w:t xml:space="preserve">search reporting extension </w:t>
      </w:r>
      <w:r w:rsidR="00063EE6" w:rsidRPr="00A077C9">
        <w:fldChar w:fldCharType="begin"/>
      </w:r>
      <w:r w:rsidR="00063EE6" w:rsidRPr="00A077C9">
        <w:instrText xml:space="preserve"> ADDIN ZOTERO_ITEM CSL_CITATION {"citationID":"JpR4pucu","properties":{"unsorted":false,"formattedCitation":"(Rethlefsen et al., 2021)","plainCitation":"(Rethlefsen et al., 2021)","noteIndex":0},"citationItems":[{"id":276264,"uris":["http://zotero.org/groups/6580398/items/66SNJTHB"],"itemData":{"id":276264,"type":"article-journal","container-title":"Systematic Reviews","DOI":"10.1186/s13643-020-01542-z","issue":"1","page":"39","title":"PRISMA-S: an extension to the PRISMA statement for reporting literature searches in systematic reviews","volume":"10","author":[{"family":"Rethlefsen","given":"Melissa L."},{"family":"Kirtley","given":"Shona"},{"family":"Waffenschmidt","given":"Siw"},{"family":"Ayala","given":"Ana Patricia"},{"family":"Moher","given":"David"},{"family":"Page","given":"Matthew J."},{"family":"Koffel","given":"Jonathan B."}],"issued":{"date-parts":[["2021"]]}}}],"schema":"https://github.com/citation-style-language/schema/raw/master/csl-citation.json"} </w:instrText>
      </w:r>
      <w:r w:rsidR="00063EE6" w:rsidRPr="00A077C9">
        <w:fldChar w:fldCharType="separate"/>
      </w:r>
      <w:r w:rsidR="00063EE6" w:rsidRPr="00A077C9">
        <w:t>(Rethlefsen et al., 2021)</w:t>
      </w:r>
      <w:r w:rsidR="00063EE6" w:rsidRPr="00A077C9">
        <w:fldChar w:fldCharType="end"/>
      </w:r>
      <w:r w:rsidR="00155271" w:rsidRPr="00A077C9">
        <w:t xml:space="preserve">, and the PRISMA-RR rapid review reporting extension </w:t>
      </w:r>
      <w:r w:rsidR="00063EE6" w:rsidRPr="00A077C9">
        <w:fldChar w:fldCharType="begin"/>
      </w:r>
      <w:r w:rsidR="00063EE6" w:rsidRPr="00A077C9">
        <w:instrText xml:space="preserve"> ADDIN ZOTERO_ITEM CSL_CITATION {"citationID":"8DJyMhwT","properties":{"unsorted":false,"formattedCitation":"(Stevens et al., 2024)","plainCitation":"(Stevens et al., 2024)","noteIndex":0},"citationItems":[{"id":276265,"uris":["http://zotero.org/groups/6580398/items/6MAFUJLW"],"itemData":{"id":276265,"type":"article-journal","container-title":"Journal of Clinical Epidemiology","title":"PRISMA-RR: a reporting guideline for rapid reviews of healthcare research (extension of PRISMA 2020)","author":[{"family":"Stevens","given":"Adrienne"},{"family":"Garritty","given":"Chantelle"},{"family":"Hersi","given":"Mona"},{"family":"Moher","given":"David"}],"issued":{"date-parts":[["2024"]]}}}],"schema":"https://github.com/citation-style-language/schema/raw/master/csl-citation.json"} </w:instrText>
      </w:r>
      <w:r w:rsidR="00063EE6" w:rsidRPr="00A077C9">
        <w:fldChar w:fldCharType="separate"/>
      </w:r>
      <w:r w:rsidR="00063EE6" w:rsidRPr="00A077C9">
        <w:t>(Stevens et al., 2024)</w:t>
      </w:r>
      <w:r w:rsidR="00063EE6" w:rsidRPr="00A077C9">
        <w:fldChar w:fldCharType="end"/>
      </w:r>
      <w:r w:rsidR="00155271" w:rsidRPr="00A077C9">
        <w:t xml:space="preserve">. </w:t>
      </w:r>
      <w:r w:rsidR="004413E7" w:rsidRPr="00A077C9">
        <w:t>Se</w:t>
      </w:r>
      <w:r w:rsidR="00605DDA" w:rsidRPr="00A077C9">
        <w:t>c</w:t>
      </w:r>
      <w:r w:rsidR="004413E7" w:rsidRPr="00A077C9">
        <w:t xml:space="preserve">tion </w:t>
      </w:r>
      <w:r w:rsidR="0064779B" w:rsidRPr="00A077C9">
        <w:fldChar w:fldCharType="begin"/>
      </w:r>
      <w:r w:rsidR="0064779B" w:rsidRPr="00A077C9">
        <w:instrText xml:space="preserve"> REF Section7 \h </w:instrText>
      </w:r>
      <w:r w:rsidR="004413E7" w:rsidRPr="00A077C9">
        <w:instrText xml:space="preserve"> \* MERGEFORMAT </w:instrText>
      </w:r>
      <w:r w:rsidR="0064779B" w:rsidRPr="00A077C9">
        <w:fldChar w:fldCharType="separate"/>
      </w:r>
      <w:r w:rsidR="0064779B" w:rsidRPr="00A077C9">
        <w:t xml:space="preserve">7 </w:t>
      </w:r>
      <w:r w:rsidR="0064779B" w:rsidRPr="00A077C9">
        <w:fldChar w:fldCharType="end"/>
      </w:r>
      <w:r w:rsidR="007F2C68" w:rsidRPr="00A077C9">
        <w:t>de</w:t>
      </w:r>
      <w:r w:rsidR="00B91A3A" w:rsidRPr="00A077C9">
        <w:t>ta</w:t>
      </w:r>
      <w:r w:rsidR="0005155C" w:rsidRPr="00A077C9">
        <w:t>il</w:t>
      </w:r>
      <w:r w:rsidR="007F2C68" w:rsidRPr="00A077C9">
        <w:t>s each methodological compromise we make relative to a full systematic review, in particular</w:t>
      </w:r>
      <w:r w:rsidR="007B6769" w:rsidRPr="00A077C9">
        <w:t>,</w:t>
      </w:r>
      <w:r w:rsidR="007F2C68" w:rsidRPr="00A077C9">
        <w:t xml:space="preserve"> single screening with LLM-assisted second screening.</w:t>
      </w:r>
      <w:r w:rsidR="0005155C" w:rsidRPr="00A077C9">
        <w:t xml:space="preserve"> </w:t>
      </w:r>
      <w:r w:rsidR="00155271" w:rsidRPr="00BA1FC0">
        <w:t xml:space="preserve">Cochrane RR guidance </w:t>
      </w:r>
      <w:r w:rsidR="00FF2031">
        <w:fldChar w:fldCharType="begin"/>
      </w:r>
      <w:r w:rsidR="008F5374">
        <w:instrText xml:space="preserve"> ADDIN ZOTERO_ITEM CSL_CITATION {"citationID":"7NyDmpVS","properties":{"unsorted":false,"formattedCitation":"(Garritty et al., 2021)","plainCitation":"(Garritty et al., 2021)","noteIndex":0},"citationItems":[{"id":276239,"uris":["http://zotero.org/groups/6580398/items/QDN7KS93"],"itemData":{"id":276239,"type":"article-journal","container-title":"Journal of Clinical Epidemiology","DOI":"10.1016/j.jclinepi.2020.10.007","page":"13–22","title":"Cochrane Rapid Reviews Methods Group offers evidence-informed guidance to conduct rapid reviews","volume":"130","author":[{"family":"Garritty","given":"Chantelle"},{"family":"Gartlehner","given":"Gerald"},{"family":"Nussbaumer-Streit","given":"Barbara"},{"family":"King","given":"Valerie J."},{"family":"Hamel","given":"Candyce"},{"family":"Kamel","given":"Chris"},{"family":"Affengruber","given":"Lisa"},{"family":"Stevens","given":"Adrienne"}],"issued":{"date-parts":[["2021"]]}}}],"schema":"https://github.com/citation-style-language/schema/raw/master/csl-citation.json"} </w:instrText>
      </w:r>
      <w:r w:rsidR="00FF2031">
        <w:fldChar w:fldCharType="separate"/>
      </w:r>
      <w:r w:rsidR="00FF2031" w:rsidRPr="00A077C9">
        <w:t>(Garritty et al., 2021)</w:t>
      </w:r>
      <w:r w:rsidR="00FF2031">
        <w:fldChar w:fldCharType="end"/>
      </w:r>
      <w:r w:rsidR="00155271" w:rsidRPr="00BA1FC0">
        <w:t xml:space="preserve"> </w:t>
      </w:r>
      <w:r w:rsidR="000445AC">
        <w:t xml:space="preserve">allows </w:t>
      </w:r>
      <w:r w:rsidR="00155271" w:rsidRPr="00BA1FC0">
        <w:t>single-reviewer screening</w:t>
      </w:r>
      <w:r w:rsidR="00B95773">
        <w:t>, with verification of excluded records by a second human reviewer</w:t>
      </w:r>
      <w:r w:rsidR="00155271" w:rsidRPr="00BA1FC0">
        <w:t xml:space="preserve">. Our workflow </w:t>
      </w:r>
      <w:r w:rsidR="008A7E71">
        <w:t>re</w:t>
      </w:r>
      <w:r w:rsidR="004B1FD5">
        <w:t>places</w:t>
      </w:r>
      <w:r w:rsidR="00155271" w:rsidRPr="00BA1FC0">
        <w:t xml:space="preserve"> </w:t>
      </w:r>
      <w:r w:rsidR="00AD72F4">
        <w:t xml:space="preserve">the </w:t>
      </w:r>
      <w:r w:rsidR="00960963">
        <w:t>se</w:t>
      </w:r>
      <w:r w:rsidR="00172A4D">
        <w:t xml:space="preserve">cond human </w:t>
      </w:r>
      <w:r w:rsidR="0067467C">
        <w:t>with</w:t>
      </w:r>
      <w:r w:rsidR="00172A4D">
        <w:t xml:space="preserve"> </w:t>
      </w:r>
      <w:r w:rsidR="00155271" w:rsidRPr="00BA1FC0">
        <w:t xml:space="preserve">an LLM </w:t>
      </w:r>
      <w:r w:rsidR="00B95773">
        <w:t xml:space="preserve">during the bulk </w:t>
      </w:r>
      <w:r w:rsidR="00155271" w:rsidRPr="00BA1FC0">
        <w:t>screening stage</w:t>
      </w:r>
      <w:r w:rsidR="00154110">
        <w:t xml:space="preserve">. </w:t>
      </w:r>
      <w:r w:rsidR="00B116F9" w:rsidRPr="008A4BF5">
        <w:t>We validate that substitution against a pre-screened human gold-standard calibration set</w:t>
      </w:r>
      <w:r w:rsidR="00155271" w:rsidRPr="00BA1FC0">
        <w:t xml:space="preserve"> (</w:t>
      </w:r>
      <w:r w:rsidR="00155271" w:rsidRPr="00A077C9">
        <w:t xml:space="preserve">see </w:t>
      </w:r>
      <w:r w:rsidR="000B6332" w:rsidRPr="00B95773">
        <w:rPr>
          <w:color w:val="0070C0"/>
        </w:rPr>
        <w:t>Appendix</w:t>
      </w:r>
      <w:r w:rsidR="00CA5D30" w:rsidRPr="00B95773">
        <w:rPr>
          <w:color w:val="0070C0"/>
        </w:rPr>
        <w:t xml:space="preserve"> </w:t>
      </w:r>
      <w:r w:rsidR="000B6332" w:rsidRPr="00A077C9">
        <w:rPr>
          <w:color w:val="0070C0"/>
        </w:rPr>
        <w:fldChar w:fldCharType="begin"/>
      </w:r>
      <w:r w:rsidR="000B6332" w:rsidRPr="00B95773">
        <w:rPr>
          <w:color w:val="0070C0"/>
        </w:rPr>
        <w:instrText xml:space="preserve"> REF AppendixF6 \h </w:instrText>
      </w:r>
      <w:r w:rsidR="00A077C9" w:rsidRPr="00B95773">
        <w:rPr>
          <w:color w:val="0070C0"/>
        </w:rPr>
        <w:instrText xml:space="preserve"> \* MERGEFORMAT </w:instrText>
      </w:r>
      <w:r w:rsidR="000B6332" w:rsidRPr="00A077C9">
        <w:rPr>
          <w:color w:val="0070C0"/>
        </w:rPr>
      </w:r>
      <w:r w:rsidR="000B6332" w:rsidRPr="00A077C9">
        <w:rPr>
          <w:color w:val="0070C0"/>
        </w:rPr>
        <w:fldChar w:fldCharType="separate"/>
      </w:r>
      <w:r w:rsidR="000B6332" w:rsidRPr="00B95773">
        <w:rPr>
          <w:color w:val="0070C0"/>
        </w:rPr>
        <w:t>F.6</w:t>
      </w:r>
      <w:r w:rsidR="000B6332" w:rsidRPr="00A077C9">
        <w:t xml:space="preserve"> </w:t>
      </w:r>
      <w:r w:rsidR="000B6332" w:rsidRPr="00A077C9">
        <w:fldChar w:fldCharType="end"/>
      </w:r>
      <w:r w:rsidR="00155271" w:rsidRPr="00BA1FC0">
        <w:t>)</w:t>
      </w:r>
      <w:r w:rsidR="00CA5D30">
        <w:t>.</w:t>
      </w:r>
      <w:r w:rsidR="00155271" w:rsidRPr="00BA1FC0">
        <w:t xml:space="preserve"> </w:t>
      </w:r>
      <w:r w:rsidR="00845318" w:rsidRPr="00845318">
        <w:t xml:space="preserve">A </w:t>
      </w:r>
      <w:r w:rsidR="005963E2">
        <w:t>core team</w:t>
      </w:r>
      <w:r w:rsidR="00171E74">
        <w:t xml:space="preserve"> m</w:t>
      </w:r>
      <w:r w:rsidR="007B0466">
        <w:t>ember</w:t>
      </w:r>
      <w:r w:rsidR="00845318" w:rsidRPr="00845318">
        <w:t xml:space="preserve"> still handles (i) the calibration set itself and (ii) senior adjudication of disagreements and borderline decisions</w:t>
      </w:r>
      <w:r w:rsidR="009F7D22">
        <w:t xml:space="preserve">. </w:t>
      </w:r>
      <w:r w:rsidR="0019765B" w:rsidRPr="008A4BF5">
        <w:t>This approach augments Cochrane RR guidance rather than implementing it directly.</w:t>
      </w:r>
      <w:r w:rsidR="009F7D22">
        <w:t xml:space="preserve"> </w:t>
      </w:r>
      <w:r w:rsidR="00493E0D">
        <w:t>G</w:t>
      </w:r>
      <w:r w:rsidR="0088717D" w:rsidRPr="0088717D">
        <w:t>iven the eight-week timeline and its operational, decision-support purpose</w:t>
      </w:r>
      <w:r w:rsidR="00493E0D">
        <w:t>, w</w:t>
      </w:r>
      <w:r w:rsidR="007D5E69" w:rsidRPr="007D5E69">
        <w:t>e do</w:t>
      </w:r>
      <w:r w:rsidR="007D5E69" w:rsidRPr="00A077C9">
        <w:t xml:space="preserve"> not</w:t>
      </w:r>
      <w:r w:rsidR="007D5E69" w:rsidRPr="007D5E69">
        <w:t xml:space="preserve"> register the review with PROSPERO</w:t>
      </w:r>
      <w:r w:rsidR="00D502B8">
        <w:t>.</w:t>
      </w:r>
      <w:r w:rsidR="000B5BE5">
        <w:t xml:space="preserve"> </w:t>
      </w:r>
      <w:r w:rsidR="00270379" w:rsidRPr="008A4BF5">
        <w:t xml:space="preserve">This protocol serves as the preregistration </w:t>
      </w:r>
      <w:commentRangeStart w:id="86"/>
      <w:r w:rsidR="00270379" w:rsidRPr="008A4BF5">
        <w:t>record</w:t>
      </w:r>
      <w:commentRangeEnd w:id="86"/>
      <w:r w:rsidR="00524B6D" w:rsidRPr="008A4BF5">
        <w:rPr>
          <w:rStyle w:val="CommentReference"/>
          <w:sz w:val="22"/>
          <w:szCs w:val="22"/>
        </w:rPr>
        <w:commentReference w:id="86"/>
      </w:r>
      <w:r w:rsidR="00270379" w:rsidRPr="008A4BF5">
        <w:t xml:space="preserve">. </w:t>
      </w:r>
      <w:del w:id="87" w:author="Anil Thota" w:date="2026-06-27T08:49:00Z" w16du:dateUtc="2026-06-27T12:49:00Z">
        <w:r w:rsidR="00270379" w:rsidRPr="008A4BF5">
          <w:delText>We will version-control it and date-stamp all amendments.</w:delText>
        </w:r>
      </w:del>
    </w:p>
    <w:p w14:paraId="164A5DC6" w14:textId="77777777" w:rsidR="00D16BED" w:rsidRPr="00BA1FC0" w:rsidRDefault="00155271" w:rsidP="002D5C7F">
      <w:pPr>
        <w:pStyle w:val="Heading2"/>
      </w:pPr>
      <w:bookmarkStart w:id="88" w:name="_Toc233231826"/>
      <w:bookmarkStart w:id="89" w:name="eligibility-criteria"/>
      <w:r w:rsidRPr="00BA1FC0">
        <w:t>4.1 Eligibility criteria</w:t>
      </w:r>
      <w:bookmarkEnd w:id="88"/>
    </w:p>
    <w:p w14:paraId="7D0EA66E" w14:textId="10FC6803" w:rsidR="00D16BED" w:rsidRPr="00BA1FC0" w:rsidRDefault="00985748" w:rsidP="002D5C7F">
      <w:pPr>
        <w:pStyle w:val="FirstParagraph"/>
      </w:pPr>
      <w:r w:rsidRPr="00985748">
        <w:t xml:space="preserve">Studies qualify if they meet all PICOST criteria in </w:t>
      </w:r>
      <w:r w:rsidR="005C04BA" w:rsidRPr="00E212B8">
        <w:rPr>
          <w:color w:val="215E99" w:themeColor="text2" w:themeTint="BF"/>
          <w:highlight w:val="yellow"/>
        </w:rPr>
        <w:fldChar w:fldCharType="begin"/>
      </w:r>
      <w:r w:rsidR="005C04BA" w:rsidRPr="00E212B8">
        <w:rPr>
          <w:color w:val="215E99" w:themeColor="text2" w:themeTint="BF"/>
        </w:rPr>
        <w:instrText xml:space="preserve"> REF table6 \h </w:instrText>
      </w:r>
      <w:r w:rsidR="00E212B8">
        <w:rPr>
          <w:color w:val="215E99" w:themeColor="text2" w:themeTint="BF"/>
          <w:highlight w:val="yellow"/>
        </w:rPr>
        <w:instrText xml:space="preserve"> \* MERGEFORMAT </w:instrText>
      </w:r>
      <w:r w:rsidR="005C04BA" w:rsidRPr="00E212B8">
        <w:rPr>
          <w:color w:val="215E99" w:themeColor="text2" w:themeTint="BF"/>
          <w:highlight w:val="yellow"/>
        </w:rPr>
      </w:r>
      <w:r w:rsidR="005C04BA" w:rsidRPr="00E212B8">
        <w:rPr>
          <w:color w:val="215E99" w:themeColor="text2" w:themeTint="BF"/>
          <w:highlight w:val="yellow"/>
        </w:rPr>
        <w:fldChar w:fldCharType="separate"/>
      </w:r>
      <w:r w:rsidR="005C04BA" w:rsidRPr="00E212B8">
        <w:rPr>
          <w:color w:val="215E99" w:themeColor="text2" w:themeTint="BF"/>
        </w:rPr>
        <w:t>Table 6</w:t>
      </w:r>
      <w:r w:rsidR="005C04BA" w:rsidRPr="00E212B8">
        <w:rPr>
          <w:color w:val="215E99" w:themeColor="text2" w:themeTint="BF"/>
          <w:highlight w:val="yellow"/>
        </w:rPr>
        <w:fldChar w:fldCharType="end"/>
      </w:r>
      <w:r w:rsidRPr="00985748">
        <w:t xml:space="preserve">. </w:t>
      </w:r>
      <w:r w:rsidR="00355EE2" w:rsidRPr="00E212B8">
        <w:rPr>
          <w:color w:val="215E99" w:themeColor="text2" w:themeTint="BF"/>
        </w:rPr>
        <w:fldChar w:fldCharType="begin"/>
      </w:r>
      <w:r w:rsidR="00355EE2" w:rsidRPr="00E212B8">
        <w:rPr>
          <w:color w:val="215E99" w:themeColor="text2" w:themeTint="BF"/>
        </w:rPr>
        <w:instrText xml:space="preserve"> REF AppendixB \h </w:instrText>
      </w:r>
      <w:r w:rsidR="00E212B8" w:rsidRPr="00E212B8">
        <w:rPr>
          <w:color w:val="215E99" w:themeColor="text2" w:themeTint="BF"/>
        </w:rPr>
        <w:instrText xml:space="preserve"> \* MERGEFORMAT </w:instrText>
      </w:r>
      <w:r w:rsidR="00355EE2" w:rsidRPr="00E212B8">
        <w:rPr>
          <w:color w:val="215E99" w:themeColor="text2" w:themeTint="BF"/>
        </w:rPr>
      </w:r>
      <w:r w:rsidR="00355EE2" w:rsidRPr="00E212B8">
        <w:rPr>
          <w:color w:val="215E99" w:themeColor="text2" w:themeTint="BF"/>
        </w:rPr>
        <w:fldChar w:fldCharType="separate"/>
      </w:r>
      <w:r w:rsidR="00355EE2" w:rsidRPr="00E212B8">
        <w:rPr>
          <w:color w:val="215E99" w:themeColor="text2" w:themeTint="BF"/>
        </w:rPr>
        <w:t>Appendix B</w:t>
      </w:r>
      <w:r w:rsidR="00355EE2" w:rsidRPr="00E212B8">
        <w:rPr>
          <w:color w:val="215E99" w:themeColor="text2" w:themeTint="BF"/>
        </w:rPr>
        <w:fldChar w:fldCharType="end"/>
      </w:r>
      <w:r w:rsidR="00E212B8">
        <w:t xml:space="preserve"> </w:t>
      </w:r>
      <w:r w:rsidR="00EF5D35">
        <w:t xml:space="preserve">presents </w:t>
      </w:r>
      <w:r w:rsidR="00555778">
        <w:t>illustrative examples</w:t>
      </w:r>
      <w:r w:rsidR="00B95773">
        <w:t>, along with detailed rationales</w:t>
      </w:r>
      <w:r w:rsidR="00EF5D35">
        <w:t xml:space="preserve"> for </w:t>
      </w:r>
      <w:r w:rsidRPr="00985748">
        <w:t>inclusion and exclusion</w:t>
      </w:r>
      <w:r w:rsidR="002B4105">
        <w:t>.</w:t>
      </w:r>
    </w:p>
    <w:tbl>
      <w:tblPr>
        <w:tblStyle w:val="Table"/>
        <w:tblW w:w="5000" w:type="pct"/>
        <w:tblLayout w:type="fixed"/>
        <w:tblLook w:val="0000" w:firstRow="0" w:lastRow="0" w:firstColumn="0" w:lastColumn="0" w:noHBand="0" w:noVBand="0"/>
      </w:tblPr>
      <w:tblGrid>
        <w:gridCol w:w="9576"/>
      </w:tblGrid>
      <w:tr w:rsidR="00D16BED" w:rsidRPr="00BA1FC0" w14:paraId="5B80A0E9" w14:textId="77777777">
        <w:tc>
          <w:tcPr>
            <w:tcW w:w="7920" w:type="dxa"/>
          </w:tcPr>
          <w:p w14:paraId="13AE981B" w14:textId="77777777" w:rsidR="00D16BED" w:rsidRPr="00B95773" w:rsidRDefault="00155271" w:rsidP="002D5C7F">
            <w:pPr>
              <w:pStyle w:val="ImageCaption"/>
              <w:rPr>
                <w:b/>
                <w:bCs/>
                <w:i w:val="0"/>
                <w:iCs/>
              </w:rPr>
            </w:pPr>
            <w:bookmarkStart w:id="90" w:name="table6"/>
            <w:bookmarkStart w:id="91" w:name="tbl-picost"/>
            <w:r w:rsidRPr="00B95773">
              <w:rPr>
                <w:b/>
                <w:bCs/>
                <w:i w:val="0"/>
                <w:iCs/>
              </w:rPr>
              <w:t>Table 6:</w:t>
            </w:r>
            <w:bookmarkEnd w:id="90"/>
            <w:r w:rsidRPr="00B95773">
              <w:rPr>
                <w:b/>
                <w:bCs/>
                <w:i w:val="0"/>
                <w:iCs/>
              </w:rPr>
              <w:t xml:space="preserve"> Inclusion criteria following the PICOST framework.</w:t>
            </w:r>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2718"/>
              <w:gridCol w:w="3321"/>
              <w:gridCol w:w="3321"/>
            </w:tblGrid>
            <w:tr w:rsidR="00D16BED" w:rsidRPr="006346FE" w14:paraId="08E35B73" w14:textId="77777777" w:rsidTr="00B957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Borders>
                    <w:bottom w:val="single" w:sz="4" w:space="0" w:color="auto"/>
                  </w:tcBorders>
                </w:tcPr>
                <w:p w14:paraId="26F3D6E7" w14:textId="77777777" w:rsidR="00D16BED" w:rsidRPr="006346FE" w:rsidRDefault="00155271" w:rsidP="002D5C7F">
                  <w:pPr>
                    <w:pStyle w:val="Compact"/>
                    <w:rPr>
                      <w:sz w:val="20"/>
                      <w:szCs w:val="20"/>
                    </w:rPr>
                  </w:pPr>
                  <w:r w:rsidRPr="006346FE">
                    <w:rPr>
                      <w:sz w:val="20"/>
                      <w:szCs w:val="20"/>
                    </w:rPr>
                    <w:t>Element</w:t>
                  </w:r>
                </w:p>
              </w:tc>
              <w:tc>
                <w:tcPr>
                  <w:tcW w:w="2810" w:type="dxa"/>
                  <w:tcBorders>
                    <w:bottom w:val="single" w:sz="4" w:space="0" w:color="auto"/>
                  </w:tcBorders>
                </w:tcPr>
                <w:p w14:paraId="55DB467E" w14:textId="77777777" w:rsidR="00D16BED" w:rsidRPr="006346FE"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346FE">
                    <w:rPr>
                      <w:sz w:val="20"/>
                      <w:szCs w:val="20"/>
                    </w:rPr>
                    <w:t>Inclusion</w:t>
                  </w:r>
                </w:p>
              </w:tc>
              <w:tc>
                <w:tcPr>
                  <w:cnfStyle w:val="000010000000" w:firstRow="0" w:lastRow="0" w:firstColumn="0" w:lastColumn="0" w:oddVBand="1" w:evenVBand="0" w:oddHBand="0" w:evenHBand="0" w:firstRowFirstColumn="0" w:firstRowLastColumn="0" w:lastRowFirstColumn="0" w:lastRowLastColumn="0"/>
                  <w:tcW w:w="2810" w:type="dxa"/>
                  <w:tcBorders>
                    <w:bottom w:val="single" w:sz="4" w:space="0" w:color="auto"/>
                  </w:tcBorders>
                </w:tcPr>
                <w:p w14:paraId="7D3E81A9" w14:textId="77777777" w:rsidR="00D16BED" w:rsidRPr="006346FE" w:rsidRDefault="00155271" w:rsidP="002D5C7F">
                  <w:pPr>
                    <w:pStyle w:val="Compact"/>
                    <w:rPr>
                      <w:sz w:val="20"/>
                      <w:szCs w:val="20"/>
                    </w:rPr>
                  </w:pPr>
                  <w:r w:rsidRPr="006346FE">
                    <w:rPr>
                      <w:sz w:val="20"/>
                      <w:szCs w:val="20"/>
                    </w:rPr>
                    <w:t>Exclusion</w:t>
                  </w:r>
                </w:p>
              </w:tc>
            </w:tr>
            <w:tr w:rsidR="00D16BED" w:rsidRPr="006346FE" w14:paraId="1915018D" w14:textId="77777777" w:rsidTr="000226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Borders>
                    <w:top w:val="single" w:sz="4" w:space="0" w:color="auto"/>
                  </w:tcBorders>
                </w:tcPr>
                <w:p w14:paraId="5CE803C3" w14:textId="77777777" w:rsidR="00D16BED" w:rsidRPr="006346FE" w:rsidRDefault="00155271" w:rsidP="002D5C7F">
                  <w:pPr>
                    <w:pStyle w:val="Compact"/>
                    <w:rPr>
                      <w:sz w:val="20"/>
                      <w:szCs w:val="20"/>
                    </w:rPr>
                  </w:pPr>
                  <w:r w:rsidRPr="006346FE">
                    <w:rPr>
                      <w:sz w:val="20"/>
                      <w:szCs w:val="20"/>
                    </w:rPr>
                    <w:t>Population (P)</w:t>
                  </w:r>
                </w:p>
              </w:tc>
              <w:tc>
                <w:tcPr>
                  <w:tcW w:w="2810" w:type="dxa"/>
                  <w:tcBorders>
                    <w:top w:val="single" w:sz="4" w:space="0" w:color="auto"/>
                  </w:tcBorders>
                </w:tcPr>
                <w:p w14:paraId="7E1E9C65" w14:textId="2D0B9883" w:rsidR="009C0639"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 xml:space="preserve">Adults (≥18 years) with depression, mixed anxiety-depression, or common mental disorder (CMD); any baseline severity. Mixed adult/adolescent samples </w:t>
                  </w:r>
                  <w:r w:rsidR="004B7594" w:rsidRPr="006346FE">
                    <w:rPr>
                      <w:sz w:val="20"/>
                      <w:szCs w:val="20"/>
                    </w:rPr>
                    <w:t xml:space="preserve">are included only if the </w:t>
                  </w:r>
                  <w:r w:rsidRPr="006346FE">
                    <w:rPr>
                      <w:sz w:val="20"/>
                      <w:szCs w:val="20"/>
                    </w:rPr>
                    <w:t xml:space="preserve">adult subgroup is separately reported. </w:t>
                  </w:r>
                  <w:r w:rsidR="00A51F9A" w:rsidRPr="006346FE">
                    <w:rPr>
                      <w:sz w:val="20"/>
                      <w:szCs w:val="20"/>
                    </w:rPr>
                    <w:t xml:space="preserve">We also </w:t>
                  </w:r>
                  <w:r w:rsidR="006E308A" w:rsidRPr="006346FE">
                    <w:rPr>
                      <w:sz w:val="20"/>
                      <w:szCs w:val="20"/>
                    </w:rPr>
                    <w:t xml:space="preserve">include </w:t>
                  </w:r>
                  <w:r w:rsidR="00936129" w:rsidRPr="006346FE">
                    <w:rPr>
                      <w:sz w:val="20"/>
                      <w:szCs w:val="20"/>
                    </w:rPr>
                    <w:t>antenatal/</w:t>
                  </w:r>
                  <w:ins w:id="92" w:author="M Zahin Shafiq" w:date="2026-07-02T13:03:00Z" w16du:dateUtc="2026-07-02T13:03:59Z">
                    <w:r w:rsidR="04B4F152" w:rsidRPr="3CE9694F">
                      <w:rPr>
                        <w:sz w:val="20"/>
                        <w:szCs w:val="20"/>
                      </w:rPr>
                      <w:t>peri</w:t>
                    </w:r>
                  </w:ins>
                  <w:ins w:id="93" w:author="M Zahin Shafiq" w:date="2026-07-02T13:04:00Z" w16du:dateUtc="2026-07-02T13:04:02Z">
                    <w:r w:rsidR="04B4F152" w:rsidRPr="3CE9694F">
                      <w:rPr>
                        <w:sz w:val="20"/>
                        <w:szCs w:val="20"/>
                      </w:rPr>
                      <w:t>natal/</w:t>
                    </w:r>
                  </w:ins>
                  <w:r w:rsidR="00936129" w:rsidRPr="006346FE">
                    <w:rPr>
                      <w:sz w:val="20"/>
                      <w:szCs w:val="20"/>
                    </w:rPr>
                    <w:t>postnatal women meeting depression criteria or screening above an EPDS/PHQ-9 threshold.</w:t>
                  </w:r>
                  <w:r w:rsidR="00A51F9A" w:rsidRPr="006346FE">
                    <w:rPr>
                      <w:sz w:val="20"/>
                      <w:szCs w:val="20"/>
                    </w:rPr>
                    <w:t xml:space="preserve"> </w:t>
                  </w:r>
                </w:p>
                <w:p w14:paraId="103CF230" w14:textId="01BB00E9"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b/>
                      <w:sz w:val="20"/>
                      <w:szCs w:val="20"/>
                    </w:rPr>
                    <w:t>For RQ11 only</w:t>
                  </w:r>
                  <w:r w:rsidRPr="006346FE">
                    <w:rPr>
                      <w:sz w:val="20"/>
                      <w:szCs w:val="20"/>
                    </w:rPr>
                    <w:t xml:space="preserve"> (spillovers), eligible studies may include non-depressed sub-populations or universal-prevention samples</w:t>
                  </w:r>
                  <w:r w:rsidR="009C0639" w:rsidRPr="006346FE">
                    <w:rPr>
                      <w:sz w:val="20"/>
                      <w:szCs w:val="20"/>
                    </w:rPr>
                    <w:t xml:space="preserve"> (see th</w:t>
                  </w:r>
                  <w:r w:rsidRPr="006346FE">
                    <w:rPr>
                      <w:sz w:val="20"/>
                      <w:szCs w:val="20"/>
                    </w:rPr>
                    <w:t>e RQ11 carve-out below the table</w:t>
                  </w:r>
                  <w:r w:rsidR="00EC1009" w:rsidRPr="006346FE">
                    <w:rPr>
                      <w:sz w:val="20"/>
                      <w:szCs w:val="20"/>
                    </w:rPr>
                    <w:t>)</w:t>
                  </w:r>
                  <w:r w:rsidR="003F77D6" w:rsidRPr="006346FE">
                    <w:rPr>
                      <w:sz w:val="20"/>
                      <w:szCs w:val="20"/>
                    </w:rPr>
                    <w:t>.</w:t>
                  </w:r>
                </w:p>
              </w:tc>
              <w:tc>
                <w:tcPr>
                  <w:cnfStyle w:val="000010000000" w:firstRow="0" w:lastRow="0" w:firstColumn="0" w:lastColumn="0" w:oddVBand="1" w:evenVBand="0" w:oddHBand="0" w:evenHBand="0" w:firstRowFirstColumn="0" w:firstRowLastColumn="0" w:lastRowFirstColumn="0" w:lastRowLastColumn="0"/>
                  <w:tcW w:w="2810" w:type="dxa"/>
                  <w:tcBorders>
                    <w:top w:val="single" w:sz="4" w:space="0" w:color="auto"/>
                  </w:tcBorders>
                </w:tcPr>
                <w:p w14:paraId="5959A707" w14:textId="77777777" w:rsidR="00D16BED" w:rsidRPr="006346FE" w:rsidRDefault="00155271" w:rsidP="002D5C7F">
                  <w:pPr>
                    <w:pStyle w:val="Compact"/>
                    <w:rPr>
                      <w:sz w:val="20"/>
                      <w:szCs w:val="20"/>
                    </w:rPr>
                  </w:pPr>
                  <w:r w:rsidRPr="006346FE">
                    <w:rPr>
                      <w:sz w:val="20"/>
                      <w:szCs w:val="20"/>
                    </w:rPr>
                    <w:t>Adolescent-only samples (all participants &lt;18); severe psychotic or bipolar disorders as the sole population.</w:t>
                  </w:r>
                </w:p>
              </w:tc>
            </w:tr>
            <w:tr w:rsidR="00D16BED" w:rsidRPr="006346FE" w14:paraId="12746DDA" w14:textId="77777777" w:rsidTr="009C0639">
              <w:tc>
                <w:tcPr>
                  <w:cnfStyle w:val="000010000000" w:firstRow="0" w:lastRow="0" w:firstColumn="0" w:lastColumn="0" w:oddVBand="1" w:evenVBand="0" w:oddHBand="0" w:evenHBand="0" w:firstRowFirstColumn="0" w:firstRowLastColumn="0" w:lastRowFirstColumn="0" w:lastRowLastColumn="0"/>
                  <w:tcW w:w="2299" w:type="dxa"/>
                </w:tcPr>
                <w:p w14:paraId="025C74E3" w14:textId="77777777" w:rsidR="00D16BED" w:rsidRPr="006346FE" w:rsidRDefault="00155271" w:rsidP="002D5C7F">
                  <w:pPr>
                    <w:pStyle w:val="Compact"/>
                    <w:rPr>
                      <w:sz w:val="20"/>
                      <w:szCs w:val="20"/>
                    </w:rPr>
                  </w:pPr>
                  <w:r w:rsidRPr="006346FE">
                    <w:rPr>
                      <w:sz w:val="20"/>
                      <w:szCs w:val="20"/>
                    </w:rPr>
                    <w:t>Intervention (I)</w:t>
                  </w:r>
                </w:p>
              </w:tc>
              <w:tc>
                <w:tcPr>
                  <w:tcW w:w="2810" w:type="dxa"/>
                </w:tcPr>
                <w:p w14:paraId="191E7770" w14:textId="100F0E74" w:rsidR="004B1673"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commentRangeStart w:id="94"/>
                  <w:r w:rsidRPr="006346FE">
                    <w:rPr>
                      <w:sz w:val="20"/>
                      <w:szCs w:val="20"/>
                    </w:rPr>
                    <w:t xml:space="preserve">Brief, structured psychological interventions delivered by non-specialists or lay providers, including psychoeducation, problem-solving therapy (PST), Problem Management Plus (PM+), behavioral activation (BA), interpersonal therapy (IPT, IPT-G), </w:t>
                  </w:r>
                  <w:r w:rsidRPr="006346FE">
                    <w:rPr>
                      <w:sz w:val="20"/>
                      <w:szCs w:val="20"/>
                    </w:rPr>
                    <w:lastRenderedPageBreak/>
                    <w:t>peer support, motivational interviewing (MI), and single-session interventions (SSI).</w:t>
                  </w:r>
                  <w:r w:rsidR="001F34AF" w:rsidRPr="006346FE">
                    <w:rPr>
                      <w:sz w:val="20"/>
                      <w:szCs w:val="20"/>
                    </w:rPr>
                    <w:t xml:space="preserve"> </w:t>
                  </w:r>
                  <w:r w:rsidR="009C50DC" w:rsidRPr="006346FE">
                    <w:rPr>
                      <w:sz w:val="20"/>
                      <w:szCs w:val="20"/>
                    </w:rPr>
                    <w:t xml:space="preserve">We limit </w:t>
                  </w:r>
                  <w:r w:rsidR="002E29D6" w:rsidRPr="006346FE">
                    <w:rPr>
                      <w:sz w:val="20"/>
                      <w:szCs w:val="20"/>
                    </w:rPr>
                    <w:t>our focus to non-specialist/lay-delivered interventions delivered</w:t>
                  </w:r>
                  <w:r w:rsidR="009C50DC" w:rsidRPr="006346FE">
                    <w:rPr>
                      <w:sz w:val="20"/>
                      <w:szCs w:val="20"/>
                    </w:rPr>
                    <w:t xml:space="preserve"> in a group format only. </w:t>
                  </w:r>
                  <w:commentRangeEnd w:id="94"/>
                  <w:r w:rsidR="00CF03C1" w:rsidRPr="006346FE">
                    <w:rPr>
                      <w:rStyle w:val="CommentReference"/>
                      <w:sz w:val="20"/>
                      <w:szCs w:val="20"/>
                    </w:rPr>
                    <w:commentReference w:id="94"/>
                  </w:r>
                </w:p>
                <w:p w14:paraId="6299834A" w14:textId="6C6C5577"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b/>
                      <w:sz w:val="20"/>
                      <w:szCs w:val="20"/>
                    </w:rPr>
                    <w:t>For the dose, single-session, and stepped-care questions (RQ7, RQ8, RQ9, RQ12, RQ14)</w:t>
                  </w:r>
                  <w:r w:rsidR="002E29D6" w:rsidRPr="006346FE">
                    <w:rPr>
                      <w:b/>
                      <w:sz w:val="20"/>
                      <w:szCs w:val="20"/>
                    </w:rPr>
                    <w:t>, reviews of specialist-delivered brief/SSI/dose-response interventions are eligible, as</w:t>
                  </w:r>
                  <w:r w:rsidRPr="006346FE">
                    <w:rPr>
                      <w:sz w:val="20"/>
                      <w:szCs w:val="20"/>
                    </w:rPr>
                    <w:t xml:space="preserve"> specialist-delivered evidence is the dominant dose-response literature and is needed to anchor those questions.</w:t>
                  </w:r>
                </w:p>
              </w:tc>
              <w:tc>
                <w:tcPr>
                  <w:cnfStyle w:val="000010000000" w:firstRow="0" w:lastRow="0" w:firstColumn="0" w:lastColumn="0" w:oddVBand="1" w:evenVBand="0" w:oddHBand="0" w:evenHBand="0" w:firstRowFirstColumn="0" w:firstRowLastColumn="0" w:lastRowFirstColumn="0" w:lastRowLastColumn="0"/>
                  <w:tcW w:w="2810" w:type="dxa"/>
                </w:tcPr>
                <w:p w14:paraId="3AED76BB" w14:textId="2BEACE1D" w:rsidR="00D16BED" w:rsidRPr="006346FE" w:rsidRDefault="00155271" w:rsidP="002D5C7F">
                  <w:pPr>
                    <w:pStyle w:val="Compact"/>
                    <w:rPr>
                      <w:sz w:val="20"/>
                      <w:szCs w:val="20"/>
                    </w:rPr>
                  </w:pPr>
                  <w:r w:rsidRPr="006346FE">
                    <w:rPr>
                      <w:sz w:val="20"/>
                      <w:szCs w:val="20"/>
                    </w:rPr>
                    <w:lastRenderedPageBreak/>
                    <w:t>Pharmacotherapy as the sole or primary intervention; digital-only / fully self-guided interventions without a human facilitator</w:t>
                  </w:r>
                  <w:r w:rsidR="00190024" w:rsidRPr="006346FE">
                    <w:rPr>
                      <w:sz w:val="20"/>
                      <w:szCs w:val="20"/>
                    </w:rPr>
                    <w:t>. We e</w:t>
                  </w:r>
                  <w:r w:rsidR="007470AA" w:rsidRPr="006346FE">
                    <w:rPr>
                      <w:sz w:val="20"/>
                      <w:szCs w:val="20"/>
                    </w:rPr>
                    <w:t>xclude</w:t>
                  </w:r>
                  <w:r w:rsidR="009C50DC" w:rsidRPr="006346FE">
                    <w:rPr>
                      <w:sz w:val="20"/>
                      <w:szCs w:val="20"/>
                    </w:rPr>
                    <w:t xml:space="preserve"> individual format, in-person delivery through </w:t>
                  </w:r>
                  <w:r w:rsidR="00AF2C5B" w:rsidRPr="006346FE">
                    <w:rPr>
                      <w:sz w:val="20"/>
                      <w:szCs w:val="20"/>
                    </w:rPr>
                    <w:t>specialized</w:t>
                  </w:r>
                  <w:r w:rsidR="009C50DC" w:rsidRPr="006346FE">
                    <w:rPr>
                      <w:sz w:val="20"/>
                      <w:szCs w:val="20"/>
                    </w:rPr>
                    <w:t xml:space="preserve"> </w:t>
                  </w:r>
                  <w:r w:rsidR="00AF2C5B" w:rsidRPr="006346FE">
                    <w:rPr>
                      <w:sz w:val="20"/>
                      <w:szCs w:val="20"/>
                    </w:rPr>
                    <w:t xml:space="preserve">professionals </w:t>
                  </w:r>
                </w:p>
              </w:tc>
            </w:tr>
            <w:tr w:rsidR="00D16BED" w:rsidRPr="006346FE" w14:paraId="293D94F2" w14:textId="77777777" w:rsidTr="009C06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2CE197BB" w14:textId="77777777" w:rsidR="00D16BED" w:rsidRPr="006346FE" w:rsidRDefault="00155271" w:rsidP="002D5C7F">
                  <w:pPr>
                    <w:pStyle w:val="Compact"/>
                    <w:rPr>
                      <w:sz w:val="20"/>
                      <w:szCs w:val="20"/>
                    </w:rPr>
                  </w:pPr>
                  <w:r w:rsidRPr="006346FE">
                    <w:rPr>
                      <w:sz w:val="20"/>
                      <w:szCs w:val="20"/>
                    </w:rPr>
                    <w:t>Comparator (C)</w:t>
                  </w:r>
                </w:p>
              </w:tc>
              <w:tc>
                <w:tcPr>
                  <w:tcW w:w="2810" w:type="dxa"/>
                </w:tcPr>
                <w:p w14:paraId="5E4DB219" w14:textId="5262DB61"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 xml:space="preserve">Any: treatment as usual (TAU), waitlist, attention control, active comparator, or no control. Single-arm studies are not eligible (see </w:t>
                  </w:r>
                  <w:r w:rsidR="002E29D6" w:rsidRPr="006346FE">
                    <w:rPr>
                      <w:sz w:val="20"/>
                      <w:szCs w:val="20"/>
                    </w:rPr>
                    <w:t xml:space="preserve">Study </w:t>
                  </w:r>
                  <w:r w:rsidRPr="006346FE">
                    <w:rPr>
                      <w:sz w:val="20"/>
                      <w:szCs w:val="20"/>
                    </w:rPr>
                    <w:t>Designs row).</w:t>
                  </w:r>
                </w:p>
              </w:tc>
              <w:tc>
                <w:tcPr>
                  <w:cnfStyle w:val="000010000000" w:firstRow="0" w:lastRow="0" w:firstColumn="0" w:lastColumn="0" w:oddVBand="1" w:evenVBand="0" w:oddHBand="0" w:evenHBand="0" w:firstRowFirstColumn="0" w:firstRowLastColumn="0" w:lastRowFirstColumn="0" w:lastRowLastColumn="0"/>
                  <w:tcW w:w="2810" w:type="dxa"/>
                </w:tcPr>
                <w:p w14:paraId="2D366E0F" w14:textId="77777777" w:rsidR="00D16BED" w:rsidRPr="006346FE" w:rsidRDefault="00155271" w:rsidP="002D5C7F">
                  <w:pPr>
                    <w:pStyle w:val="Compact"/>
                    <w:rPr>
                      <w:sz w:val="20"/>
                      <w:szCs w:val="20"/>
                    </w:rPr>
                  </w:pPr>
                  <w:r w:rsidRPr="006346FE">
                    <w:rPr>
                      <w:sz w:val="20"/>
                      <w:szCs w:val="20"/>
                    </w:rPr>
                    <w:t>—</w:t>
                  </w:r>
                </w:p>
              </w:tc>
            </w:tr>
            <w:tr w:rsidR="00D16BED" w:rsidRPr="006346FE" w14:paraId="51FBDB68" w14:textId="77777777" w:rsidTr="009C0639">
              <w:tc>
                <w:tcPr>
                  <w:cnfStyle w:val="000010000000" w:firstRow="0" w:lastRow="0" w:firstColumn="0" w:lastColumn="0" w:oddVBand="1" w:evenVBand="0" w:oddHBand="0" w:evenHBand="0" w:firstRowFirstColumn="0" w:firstRowLastColumn="0" w:lastRowFirstColumn="0" w:lastRowLastColumn="0"/>
                  <w:tcW w:w="2299" w:type="dxa"/>
                </w:tcPr>
                <w:p w14:paraId="71310262" w14:textId="77777777" w:rsidR="00D16BED" w:rsidRPr="006346FE" w:rsidRDefault="00155271" w:rsidP="002D5C7F">
                  <w:pPr>
                    <w:pStyle w:val="Compact"/>
                    <w:rPr>
                      <w:sz w:val="20"/>
                      <w:szCs w:val="20"/>
                    </w:rPr>
                  </w:pPr>
                  <w:r w:rsidRPr="006346FE">
                    <w:rPr>
                      <w:sz w:val="20"/>
                      <w:szCs w:val="20"/>
                    </w:rPr>
                    <w:t>Outcomes (O)</w:t>
                  </w:r>
                </w:p>
              </w:tc>
              <w:tc>
                <w:tcPr>
                  <w:tcW w:w="2810" w:type="dxa"/>
                </w:tcPr>
                <w:p w14:paraId="6F72A820" w14:textId="77777777"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b/>
                      <w:sz w:val="20"/>
                      <w:szCs w:val="20"/>
                    </w:rPr>
                    <w:t>Primary:</w:t>
                  </w:r>
                  <w:r w:rsidRPr="006346FE">
                    <w:rPr>
                      <w:sz w:val="20"/>
                      <w:szCs w:val="20"/>
                    </w:rPr>
                    <w:t xml:space="preserve"> depression symptom change measured by PHQ-9, BDI-II, HDRS, CES-D, or equivalent validated instrument; remission; response. </w:t>
                  </w:r>
                  <w:r w:rsidRPr="006346FE">
                    <w:rPr>
                      <w:b/>
                      <w:sz w:val="20"/>
                      <w:szCs w:val="20"/>
                    </w:rPr>
                    <w:t>Secondary:</w:t>
                  </w:r>
                  <w:r w:rsidRPr="006346FE">
                    <w:rPr>
                      <w:sz w:val="20"/>
                      <w:szCs w:val="20"/>
                    </w:rPr>
                    <w:t xml:space="preserve"> anxiety symptoms; functioning; attendance, adherence, fidelity; acceptability; cost per client treated and per unit of clinical effect; durability at ≥3 months. </w:t>
                  </w:r>
                  <w:r w:rsidRPr="006346FE">
                    <w:rPr>
                      <w:b/>
                      <w:sz w:val="20"/>
                      <w:szCs w:val="20"/>
                    </w:rPr>
                    <w:t>RQ11 spillover outcomes:</w:t>
                  </w:r>
                  <w:r w:rsidRPr="006346FE">
                    <w:rPr>
                      <w:sz w:val="20"/>
                      <w:szCs w:val="20"/>
                    </w:rPr>
                    <w:t xml:space="preserve"> depression symptom change in non-cases; service-use outcomes in the wider population.</w:t>
                  </w:r>
                </w:p>
              </w:tc>
              <w:tc>
                <w:tcPr>
                  <w:cnfStyle w:val="000010000000" w:firstRow="0" w:lastRow="0" w:firstColumn="0" w:lastColumn="0" w:oddVBand="1" w:evenVBand="0" w:oddHBand="0" w:evenHBand="0" w:firstRowFirstColumn="0" w:firstRowLastColumn="0" w:lastRowFirstColumn="0" w:lastRowLastColumn="0"/>
                  <w:tcW w:w="2810" w:type="dxa"/>
                </w:tcPr>
                <w:p w14:paraId="57A19CD0" w14:textId="77777777" w:rsidR="00D16BED" w:rsidRPr="006346FE" w:rsidRDefault="00155271" w:rsidP="002D5C7F">
                  <w:pPr>
                    <w:pStyle w:val="Compact"/>
                    <w:rPr>
                      <w:sz w:val="20"/>
                      <w:szCs w:val="20"/>
                    </w:rPr>
                  </w:pPr>
                  <w:r w:rsidRPr="006346FE">
                    <w:rPr>
                      <w:sz w:val="20"/>
                      <w:szCs w:val="20"/>
                    </w:rPr>
                    <w:t>Studies reporting only non-mental-health outcomes; studies with no quantitative outcome data (for effect-stream extraction).</w:t>
                  </w:r>
                </w:p>
              </w:tc>
            </w:tr>
            <w:tr w:rsidR="00D16BED" w:rsidRPr="006346FE" w14:paraId="51FD83A3" w14:textId="77777777" w:rsidTr="000226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793BEEDA" w14:textId="77777777" w:rsidR="00D16BED" w:rsidRPr="006346FE" w:rsidRDefault="00155271" w:rsidP="002D5C7F">
                  <w:pPr>
                    <w:pStyle w:val="Compact"/>
                    <w:rPr>
                      <w:sz w:val="20"/>
                      <w:szCs w:val="20"/>
                    </w:rPr>
                  </w:pPr>
                  <w:r w:rsidRPr="006346FE">
                    <w:rPr>
                      <w:sz w:val="20"/>
                      <w:szCs w:val="20"/>
                    </w:rPr>
                    <w:t>Study designs (S)</w:t>
                  </w:r>
                </w:p>
              </w:tc>
              <w:tc>
                <w:tcPr>
                  <w:tcW w:w="2810" w:type="dxa"/>
                </w:tcPr>
                <w:p w14:paraId="3999E82C" w14:textId="2FE308C0"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b/>
                      <w:sz w:val="20"/>
                      <w:szCs w:val="20"/>
                    </w:rPr>
                    <w:t>Discovery via systematic reviews and meta-analyses</w:t>
                  </w:r>
                  <w:r w:rsidRPr="006346FE">
                    <w:rPr>
                      <w:sz w:val="20"/>
                      <w:szCs w:val="20"/>
                    </w:rPr>
                    <w:t xml:space="preserve"> (including IPD-MA, network meta-analyses, meta-regressions, umbrella reviews, dismantling</w:t>
                  </w:r>
                  <w:r w:rsidR="002E29D6" w:rsidRPr="006346FE">
                    <w:rPr>
                      <w:sz w:val="20"/>
                      <w:szCs w:val="20"/>
                    </w:rPr>
                    <w:t>/component meta-analyses, and Cochrane reviews) is used to identify</w:t>
                  </w:r>
                  <w:r w:rsidRPr="006346FE">
                    <w:rPr>
                      <w:sz w:val="20"/>
                      <w:szCs w:val="20"/>
                    </w:rPr>
                    <w:t xml:space="preserve"> relevant evidence. </w:t>
                  </w:r>
                  <w:r w:rsidRPr="006346FE">
                    <w:rPr>
                      <w:b/>
                      <w:sz w:val="20"/>
                      <w:szCs w:val="20"/>
                    </w:rPr>
                    <w:t>Both streams</w:t>
                  </w:r>
                  <w:r w:rsidRPr="006346FE">
                    <w:rPr>
                      <w:sz w:val="20"/>
                      <w:szCs w:val="20"/>
                    </w:rPr>
                    <w:t xml:space="preserve"> then </w:t>
                  </w:r>
                  <w:r w:rsidR="002E29D6" w:rsidRPr="006346FE">
                    <w:rPr>
                      <w:sz w:val="20"/>
                      <w:szCs w:val="20"/>
                    </w:rPr>
                    <w:t>include the primary studies (p</w:t>
                  </w:r>
                  <w:commentRangeStart w:id="95"/>
                  <w:r w:rsidR="002E29D6" w:rsidRPr="006346FE">
                    <w:rPr>
                      <w:sz w:val="20"/>
                      <w:szCs w:val="20"/>
                    </w:rPr>
                    <w:t xml:space="preserve">redominantly RCTs and other </w:t>
                  </w:r>
                  <w:r w:rsidR="002E29D6" w:rsidRPr="006346FE">
                    <w:rPr>
                      <w:sz w:val="20"/>
                      <w:szCs w:val="20"/>
                    </w:rPr>
                    <w:lastRenderedPageBreak/>
                    <w:t>controlled designs</w:t>
                  </w:r>
                  <w:commentRangeEnd w:id="95"/>
                  <w:r w:rsidR="00B65B14" w:rsidRPr="006346FE">
                    <w:rPr>
                      <w:rStyle w:val="CommentReference"/>
                      <w:sz w:val="20"/>
                      <w:szCs w:val="20"/>
                    </w:rPr>
                    <w:commentReference w:id="95"/>
                  </w:r>
                  <w:r w:rsidR="002E29D6" w:rsidRPr="006346FE">
                    <w:rPr>
                      <w:sz w:val="20"/>
                      <w:szCs w:val="20"/>
                    </w:rPr>
                    <w:t>) identified in</w:t>
                  </w:r>
                  <w:r w:rsidRPr="006346FE">
                    <w:rPr>
                      <w:sz w:val="20"/>
                      <w:szCs w:val="20"/>
                    </w:rPr>
                    <w:t xml:space="preserve"> those reviews, </w:t>
                  </w:r>
                  <w:r w:rsidR="00984BD9" w:rsidRPr="006346FE">
                    <w:rPr>
                      <w:sz w:val="20"/>
                      <w:szCs w:val="20"/>
                    </w:rPr>
                    <w:t>each of which</w:t>
                  </w:r>
                  <w:r w:rsidRPr="006346FE">
                    <w:rPr>
                      <w:sz w:val="20"/>
                      <w:szCs w:val="20"/>
                    </w:rPr>
                    <w:t xml:space="preserve"> meets </w:t>
                  </w:r>
                  <w:r w:rsidR="002E29D6" w:rsidRPr="006346FE">
                    <w:rPr>
                      <w:sz w:val="20"/>
                      <w:szCs w:val="20"/>
                    </w:rPr>
                    <w:t>the PICOS criteria</w:t>
                  </w:r>
                  <w:r w:rsidRPr="006346FE">
                    <w:rPr>
                      <w:sz w:val="20"/>
                      <w:szCs w:val="20"/>
                    </w:rPr>
                    <w:t>. Systematic reviews of economic evaluations are eligible for RQ16.</w:t>
                  </w:r>
                </w:p>
              </w:tc>
              <w:tc>
                <w:tcPr>
                  <w:cnfStyle w:val="000010000000" w:firstRow="0" w:lastRow="0" w:firstColumn="0" w:lastColumn="0" w:oddVBand="1" w:evenVBand="0" w:oddHBand="0" w:evenHBand="0" w:firstRowFirstColumn="0" w:firstRowLastColumn="0" w:lastRowFirstColumn="0" w:lastRowLastColumn="0"/>
                  <w:tcW w:w="2810" w:type="dxa"/>
                </w:tcPr>
                <w:p w14:paraId="2E61BA8E" w14:textId="77777777" w:rsidR="0035496F" w:rsidRPr="006346FE" w:rsidRDefault="00155271" w:rsidP="002D5C7F">
                  <w:pPr>
                    <w:pStyle w:val="Compact"/>
                    <w:rPr>
                      <w:sz w:val="20"/>
                      <w:szCs w:val="20"/>
                    </w:rPr>
                  </w:pPr>
                  <w:r w:rsidRPr="006346FE">
                    <w:rPr>
                      <w:sz w:val="20"/>
                      <w:szCs w:val="20"/>
                    </w:rPr>
                    <w:lastRenderedPageBreak/>
                    <w:t xml:space="preserve">Editorials, opinion pieces, commentaries; protocols without results; narrative reviews without a systematic search; purely conceptual or methodological papers. </w:t>
                  </w:r>
                </w:p>
                <w:p w14:paraId="7AFC8CC7" w14:textId="6B7CEF62" w:rsidR="00D16BED" w:rsidRPr="006346FE" w:rsidRDefault="00155271" w:rsidP="002D5C7F">
                  <w:pPr>
                    <w:pStyle w:val="Compact"/>
                    <w:rPr>
                      <w:sz w:val="20"/>
                      <w:szCs w:val="20"/>
                    </w:rPr>
                  </w:pPr>
                  <w:r w:rsidRPr="006346FE">
                    <w:rPr>
                      <w:sz w:val="20"/>
                      <w:szCs w:val="20"/>
                    </w:rPr>
                    <w:t>For primary studies (both streams): single-arm and uncontrolled pre-post designs (no eligible comparator)</w:t>
                  </w:r>
                  <w:r w:rsidR="002E29D6" w:rsidRPr="006346FE">
                    <w:rPr>
                      <w:sz w:val="20"/>
                      <w:szCs w:val="20"/>
                    </w:rPr>
                    <w:t>,</w:t>
                  </w:r>
                  <w:r w:rsidRPr="006346FE">
                    <w:rPr>
                      <w:sz w:val="20"/>
                      <w:szCs w:val="20"/>
                    </w:rPr>
                    <w:t xml:space="preserve"> and primary </w:t>
                  </w:r>
                  <w:r w:rsidRPr="006346FE">
                    <w:rPr>
                      <w:sz w:val="20"/>
                      <w:szCs w:val="20"/>
                    </w:rPr>
                    <w:lastRenderedPageBreak/>
                    <w:t>studies not sourced from any in-scope review.</w:t>
                  </w:r>
                </w:p>
              </w:tc>
            </w:tr>
            <w:tr w:rsidR="00D16BED" w:rsidRPr="006346FE" w14:paraId="473EF279" w14:textId="77777777" w:rsidTr="008F64D1">
              <w:tc>
                <w:tcPr>
                  <w:cnfStyle w:val="000010000000" w:firstRow="0" w:lastRow="0" w:firstColumn="0" w:lastColumn="0" w:oddVBand="1" w:evenVBand="0" w:oddHBand="0" w:evenHBand="0" w:firstRowFirstColumn="0" w:firstRowLastColumn="0" w:lastRowFirstColumn="0" w:lastRowLastColumn="0"/>
                  <w:tcW w:w="2299" w:type="dxa"/>
                </w:tcPr>
                <w:p w14:paraId="1CD2E240" w14:textId="77777777" w:rsidR="00D16BED" w:rsidRPr="006346FE" w:rsidRDefault="00155271" w:rsidP="002D5C7F">
                  <w:pPr>
                    <w:pStyle w:val="Compact"/>
                    <w:rPr>
                      <w:sz w:val="20"/>
                      <w:szCs w:val="20"/>
                    </w:rPr>
                  </w:pPr>
                  <w:r w:rsidRPr="006346FE">
                    <w:rPr>
                      <w:sz w:val="20"/>
                      <w:szCs w:val="20"/>
                    </w:rPr>
                    <w:lastRenderedPageBreak/>
                    <w:t>Time and language (T)</w:t>
                  </w:r>
                </w:p>
              </w:tc>
              <w:tc>
                <w:tcPr>
                  <w:tcW w:w="2810" w:type="dxa"/>
                </w:tcPr>
                <w:p w14:paraId="413FCA05" w14:textId="2997D551"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sz w:val="20"/>
                      <w:szCs w:val="20"/>
                    </w:rPr>
                    <w:t xml:space="preserve">Published 2000–present; English language. Earlier landmark studies (e.g., </w:t>
                  </w:r>
                  <w:r w:rsidR="00CC3E1C" w:rsidRPr="006346FE">
                    <w:rPr>
                      <w:sz w:val="20"/>
                      <w:szCs w:val="20"/>
                    </w:rPr>
                    <w:fldChar w:fldCharType="begin"/>
                  </w:r>
                  <w:r w:rsidR="00CC3E1C" w:rsidRPr="006346FE">
                    <w:rPr>
                      <w:sz w:val="20"/>
                      <w:szCs w:val="20"/>
                    </w:rPr>
                    <w:instrText xml:space="preserve"> ADDIN ZOTERO_ITEM CSL_CITATION {"citationID":"6fZ1uojh","properties":{"unsorted":false,"formattedCitation":"(Bolton et al., 2003)","plainCitation":"(Bolton et al., 2003)","noteIndex":0},"citationItems":[{"id":276245,"uris":["http://zotero.org/groups/6580398/items/RKSA8HFM"],"itemData":{"id":276245,"type":"article-journal","container-title":"JAMA","DOI":"10.1001/jama.289.23.3117","issue":"23","page":"3117–3124","title":"Group interpersonal psychotherapy for depression in rural Uganda: a randomized controlled trial","volume":"289","author":[{"family":"Bolton","given":"Paul"},{"family":"Bass","given":"Judith"},{"family":"Neugebauer","given":"Richard"},{"family":"Verdeli","given":"Helen"},{"family":"Clougherty","given":"Kathleen F."},{"family":"Wickramaratne","given":"Priya"},{"family":"Speelman","given":"Liesbeth"},{"family":"Ndogoni","given":"Lincoln"},{"family":"Weissman","given":"Myrna"}],"issued":{"date-parts":[["2003"]]}}}],"schema":"https://github.com/citation-style-language/schema/raw/master/csl-citation.json"} </w:instrText>
                  </w:r>
                  <w:r w:rsidR="00CC3E1C" w:rsidRPr="006346FE">
                    <w:rPr>
                      <w:sz w:val="20"/>
                      <w:szCs w:val="20"/>
                    </w:rPr>
                    <w:fldChar w:fldCharType="separate"/>
                  </w:r>
                  <w:r w:rsidR="00CC3E1C" w:rsidRPr="006346FE">
                    <w:rPr>
                      <w:sz w:val="20"/>
                      <w:szCs w:val="20"/>
                    </w:rPr>
                    <w:t xml:space="preserve">Bolton et al. </w:t>
                  </w:r>
                  <w:r w:rsidR="00416D72" w:rsidRPr="006346FE">
                    <w:rPr>
                      <w:sz w:val="20"/>
                      <w:szCs w:val="20"/>
                    </w:rPr>
                    <w:t>(</w:t>
                  </w:r>
                  <w:r w:rsidR="00CC3E1C" w:rsidRPr="006346FE">
                    <w:rPr>
                      <w:sz w:val="20"/>
                      <w:szCs w:val="20"/>
                    </w:rPr>
                    <w:t>2003)</w:t>
                  </w:r>
                  <w:r w:rsidR="00CC3E1C" w:rsidRPr="006346FE">
                    <w:rPr>
                      <w:sz w:val="20"/>
                      <w:szCs w:val="20"/>
                    </w:rPr>
                    <w:fldChar w:fldCharType="end"/>
                  </w:r>
                  <w:r w:rsidR="00BC3B5C" w:rsidRPr="006346FE">
                    <w:rPr>
                      <w:sz w:val="20"/>
                      <w:szCs w:val="20"/>
                    </w:rPr>
                    <w:t>)</w:t>
                  </w:r>
                  <w:r w:rsidRPr="006346FE">
                    <w:rPr>
                      <w:sz w:val="20"/>
                      <w:szCs w:val="20"/>
                    </w:rPr>
                    <w:t xml:space="preserve"> IPT Uganda) included as anchor references </w:t>
                  </w:r>
                  <w:r w:rsidR="007831D7" w:rsidRPr="006346FE">
                    <w:rPr>
                      <w:sz w:val="20"/>
                      <w:szCs w:val="20"/>
                    </w:rPr>
                    <w:t xml:space="preserve">were </w:t>
                  </w:r>
                  <w:r w:rsidRPr="006346FE">
                    <w:rPr>
                      <w:sz w:val="20"/>
                      <w:szCs w:val="20"/>
                    </w:rPr>
                    <w:t>cited by post-2000 evidence.</w:t>
                  </w:r>
                </w:p>
              </w:tc>
              <w:tc>
                <w:tcPr>
                  <w:cnfStyle w:val="000010000000" w:firstRow="0" w:lastRow="0" w:firstColumn="0" w:lastColumn="0" w:oddVBand="1" w:evenVBand="0" w:oddHBand="0" w:evenHBand="0" w:firstRowFirstColumn="0" w:firstRowLastColumn="0" w:lastRowFirstColumn="0" w:lastRowLastColumn="0"/>
                  <w:tcW w:w="2810" w:type="dxa"/>
                </w:tcPr>
                <w:p w14:paraId="79014196" w14:textId="77777777" w:rsidR="00D16BED" w:rsidRPr="006346FE" w:rsidRDefault="00155271" w:rsidP="002D5C7F">
                  <w:pPr>
                    <w:pStyle w:val="Compact"/>
                    <w:rPr>
                      <w:sz w:val="20"/>
                      <w:szCs w:val="20"/>
                    </w:rPr>
                  </w:pPr>
                  <w:r w:rsidRPr="006346FE">
                    <w:rPr>
                      <w:sz w:val="20"/>
                      <w:szCs w:val="20"/>
                    </w:rPr>
                    <w:t>Pre-2000; non-English.</w:t>
                  </w:r>
                </w:p>
              </w:tc>
            </w:tr>
            <w:tr w:rsidR="00D16BED" w:rsidRPr="006346FE" w14:paraId="537FB8DB" w14:textId="77777777" w:rsidTr="00BC3B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2F77F97E" w14:textId="77777777" w:rsidR="00D16BED" w:rsidRPr="006346FE" w:rsidRDefault="00155271" w:rsidP="002D5C7F">
                  <w:pPr>
                    <w:pStyle w:val="Compact"/>
                    <w:rPr>
                      <w:sz w:val="20"/>
                      <w:szCs w:val="20"/>
                    </w:rPr>
                  </w:pPr>
                  <w:r w:rsidRPr="006346FE">
                    <w:rPr>
                      <w:sz w:val="20"/>
                      <w:szCs w:val="20"/>
                    </w:rPr>
                    <w:t>Geography (Geo)</w:t>
                  </w:r>
                </w:p>
              </w:tc>
              <w:tc>
                <w:tcPr>
                  <w:tcW w:w="2810" w:type="dxa"/>
                </w:tcPr>
                <w:p w14:paraId="4C853EBD" w14:textId="4DC739F5"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 xml:space="preserve">Reviews covering adult-depression / adult-CMD populations in </w:t>
                  </w:r>
                  <w:r w:rsidR="007346FD" w:rsidRPr="006346FE">
                    <w:rPr>
                      <w:sz w:val="20"/>
                      <w:szCs w:val="20"/>
                    </w:rPr>
                    <w:t>L</w:t>
                  </w:r>
                  <w:r w:rsidR="00936129" w:rsidRPr="006346FE">
                    <w:rPr>
                      <w:sz w:val="20"/>
                      <w:szCs w:val="20"/>
                    </w:rPr>
                    <w:t>&amp;</w:t>
                  </w:r>
                  <w:r w:rsidR="007346FD" w:rsidRPr="006346FE">
                    <w:rPr>
                      <w:sz w:val="20"/>
                      <w:szCs w:val="20"/>
                    </w:rPr>
                    <w:t>MIC</w:t>
                  </w:r>
                  <w:r w:rsidRPr="006346FE">
                    <w:rPr>
                      <w:sz w:val="20"/>
                      <w:szCs w:val="20"/>
                    </w:rPr>
                    <w:t xml:space="preserve"> are eligible. Sub-Saharan Africa (SSA) evidence is </w:t>
                  </w:r>
                  <w:r w:rsidR="00812FDA" w:rsidRPr="006346FE">
                    <w:rPr>
                      <w:sz w:val="20"/>
                      <w:szCs w:val="20"/>
                    </w:rPr>
                    <w:t>prioritized</w:t>
                  </w:r>
                  <w:r w:rsidRPr="006346FE">
                    <w:rPr>
                      <w:sz w:val="20"/>
                      <w:szCs w:val="20"/>
                    </w:rPr>
                    <w:t xml:space="preserve"> in synthesis weighting for context-sensitive questions (RQ1, RQ4, RQ13). For the dose, single-session, and stepped-care questions (RQ7, RQ8, RQ9, RQ12, RQ14), reviews drawing predomi</w:t>
                  </w:r>
                  <w:commentRangeStart w:id="96"/>
                  <w:r w:rsidRPr="006346FE">
                    <w:rPr>
                      <w:sz w:val="20"/>
                      <w:szCs w:val="20"/>
                    </w:rPr>
                    <w:t xml:space="preserve">nantly on high-income-country (HIC) and upper-middle-income-country (UMIC) evidence </w:t>
                  </w:r>
                  <w:commentRangeEnd w:id="96"/>
                  <w:r w:rsidR="00C90C42" w:rsidRPr="006346FE">
                    <w:rPr>
                      <w:rStyle w:val="CommentReference"/>
                      <w:sz w:val="20"/>
                      <w:szCs w:val="20"/>
                    </w:rPr>
                    <w:commentReference w:id="96"/>
                  </w:r>
                  <w:r w:rsidRPr="006346FE">
                    <w:rPr>
                      <w:sz w:val="20"/>
                      <w:szCs w:val="20"/>
                    </w:rPr>
                    <w:t>are eligible, because the strongest dose-response and SSI review evidence is concentrated in those settings.</w:t>
                  </w:r>
                </w:p>
              </w:tc>
              <w:tc>
                <w:tcPr>
                  <w:cnfStyle w:val="000010000000" w:firstRow="0" w:lastRow="0" w:firstColumn="0" w:lastColumn="0" w:oddVBand="1" w:evenVBand="0" w:oddHBand="0" w:evenHBand="0" w:firstRowFirstColumn="0" w:firstRowLastColumn="0" w:lastRowFirstColumn="0" w:lastRowLastColumn="0"/>
                  <w:tcW w:w="2810" w:type="dxa"/>
                </w:tcPr>
                <w:p w14:paraId="3E2E5CC5" w14:textId="77777777" w:rsidR="00D16BED" w:rsidRPr="006346FE" w:rsidRDefault="00155271" w:rsidP="002D5C7F">
                  <w:pPr>
                    <w:pStyle w:val="Compact"/>
                    <w:rPr>
                      <w:sz w:val="20"/>
                      <w:szCs w:val="20"/>
                    </w:rPr>
                  </w:pPr>
                  <w:r w:rsidRPr="006346FE">
                    <w:rPr>
                      <w:sz w:val="20"/>
                      <w:szCs w:val="20"/>
                    </w:rPr>
                    <w:t>Reviews exclusively of populations or settings outside the adult-depression / adult-CMD scope.</w:t>
                  </w:r>
                </w:p>
              </w:tc>
            </w:tr>
            <w:bookmarkEnd w:id="91"/>
          </w:tbl>
          <w:p w14:paraId="0D0B940D" w14:textId="77777777" w:rsidR="00D16BED" w:rsidRPr="00BA1FC0" w:rsidRDefault="00D16BED" w:rsidP="002D5C7F"/>
        </w:tc>
      </w:tr>
    </w:tbl>
    <w:p w14:paraId="12F40E89" w14:textId="77777777" w:rsidR="00D16BED" w:rsidRPr="00BA1FC0" w:rsidRDefault="00155271" w:rsidP="002D5C7F">
      <w:pPr>
        <w:pStyle w:val="BodyText"/>
      </w:pPr>
      <w:r w:rsidRPr="00BA1FC0">
        <w:lastRenderedPageBreak/>
        <w:t xml:space="preserve"> </w:t>
      </w:r>
    </w:p>
    <w:p w14:paraId="030C2AEA" w14:textId="25764B06" w:rsidR="00D16BED" w:rsidRPr="00BA1FC0" w:rsidRDefault="00155271" w:rsidP="002D5C7F">
      <w:pPr>
        <w:pStyle w:val="BodyText"/>
      </w:pPr>
      <w:r w:rsidRPr="00BA1FC0">
        <w:t xml:space="preserve"> </w:t>
      </w:r>
      <w:r w:rsidRPr="00BA1FC0">
        <w:rPr>
          <w:b/>
        </w:rPr>
        <w:t>RQ11 carve-out</w:t>
      </w:r>
      <w:r w:rsidR="007F7C10">
        <w:rPr>
          <w:b/>
          <w:bCs/>
        </w:rPr>
        <w:t>:</w:t>
      </w:r>
      <w:r w:rsidR="007F7C10" w:rsidRPr="00BA1FC0">
        <w:t xml:space="preserve"> </w:t>
      </w:r>
      <w:r w:rsidRPr="00BA1FC0">
        <w:t xml:space="preserve">RQ11 </w:t>
      </w:r>
      <w:r w:rsidR="006F79AD">
        <w:t>focuses on</w:t>
      </w:r>
      <w:r w:rsidRPr="00BA1FC0">
        <w:t xml:space="preserve"> </w:t>
      </w:r>
      <w:r w:rsidR="00873561">
        <w:t xml:space="preserve">the </w:t>
      </w:r>
      <w:r w:rsidRPr="00BA1FC0">
        <w:t xml:space="preserve">spillover effects of brief and light-touch interventions delivered to general populations. </w:t>
      </w:r>
      <w:r w:rsidR="00115CE0">
        <w:t xml:space="preserve">To </w:t>
      </w:r>
      <w:r w:rsidR="0025300A">
        <w:t xml:space="preserve">better capture </w:t>
      </w:r>
      <w:r w:rsidR="00C9671E">
        <w:t>such</w:t>
      </w:r>
      <w:r w:rsidR="00381037">
        <w:t xml:space="preserve"> evidence</w:t>
      </w:r>
      <w:r w:rsidR="00ED24C4">
        <w:t>,</w:t>
      </w:r>
      <w:r w:rsidR="00141BDB">
        <w:t xml:space="preserve"> </w:t>
      </w:r>
      <w:r w:rsidR="00ED24C4">
        <w:t>we relax</w:t>
      </w:r>
      <w:r w:rsidRPr="00BA1FC0">
        <w:t xml:space="preserve"> </w:t>
      </w:r>
      <w:r w:rsidR="00141BDB">
        <w:t xml:space="preserve">the population </w:t>
      </w:r>
      <w:r w:rsidR="00D23063">
        <w:t xml:space="preserve">inclusion </w:t>
      </w:r>
      <w:r w:rsidR="00141BDB">
        <w:t>criteria</w:t>
      </w:r>
      <w:r w:rsidR="00395CBE" w:rsidRPr="008A4BF5">
        <w:t>. Eligible studies may include universal-prevention or selective-prevention samples in which most participants do not screen above a depression cutoff at baseline.</w:t>
      </w:r>
      <w:r w:rsidR="00FE7563">
        <w:t xml:space="preserve"> However, </w:t>
      </w:r>
      <w:r w:rsidR="00E800E9">
        <w:t xml:space="preserve">in such a </w:t>
      </w:r>
      <w:r w:rsidR="0065386F">
        <w:t xml:space="preserve">situation, </w:t>
      </w:r>
      <w:r w:rsidR="00C77283">
        <w:t>t</w:t>
      </w:r>
      <w:r w:rsidR="00C77283" w:rsidRPr="008A4BF5">
        <w:t>he intervention must be in scope</w:t>
      </w:r>
      <w:r w:rsidR="0099194A">
        <w:t>, and the study must report at least one depression-relevant outcome in the non-case</w:t>
      </w:r>
      <w:r w:rsidR="00C77283" w:rsidRPr="008A4BF5">
        <w:t xml:space="preserve"> sub-sample</w:t>
      </w:r>
      <w:r w:rsidR="00267356">
        <w:rPr>
          <w:rStyle w:val="FootnoteReference"/>
        </w:rPr>
        <w:footnoteReference w:id="1"/>
      </w:r>
      <w:r w:rsidR="00C77283" w:rsidRPr="008A4BF5">
        <w:t>.</w:t>
      </w:r>
      <w:r w:rsidR="00880854">
        <w:t xml:space="preserve"> </w:t>
      </w:r>
    </w:p>
    <w:p w14:paraId="5D6BE39C" w14:textId="77777777" w:rsidR="00D16BED" w:rsidRPr="00CE4B22" w:rsidRDefault="00155271" w:rsidP="00A57BC7">
      <w:pPr>
        <w:pStyle w:val="Heading3"/>
      </w:pPr>
      <w:bookmarkStart w:id="97" w:name="_Toc233231827"/>
      <w:bookmarkStart w:id="98" w:name="two-stream-evidence-base"/>
      <w:commentRangeStart w:id="99"/>
      <w:r w:rsidRPr="00CE4B22">
        <w:t>4.1.1 Two-stream evidence base</w:t>
      </w:r>
      <w:bookmarkEnd w:id="97"/>
      <w:commentRangeEnd w:id="99"/>
      <w:r w:rsidR="00E9354E" w:rsidRPr="00CE4B22">
        <w:rPr>
          <w:rStyle w:val="CommentReference"/>
          <w:sz w:val="24"/>
          <w:szCs w:val="24"/>
        </w:rPr>
        <w:commentReference w:id="99"/>
      </w:r>
    </w:p>
    <w:p w14:paraId="6C58B104" w14:textId="42F84E7A" w:rsidR="00CE4B22" w:rsidRDefault="009F3E0B" w:rsidP="002D5C7F">
      <w:pPr>
        <w:pStyle w:val="FirstParagraph"/>
      </w:pPr>
      <w:r w:rsidRPr="009F3E0B">
        <w:t xml:space="preserve">The review uses systematic reviews as the entry point to the evidence. In both streams, we </w:t>
      </w:r>
      <w:r w:rsidR="006E3C51">
        <w:t>work</w:t>
      </w:r>
      <w:r w:rsidR="006E3C51" w:rsidRPr="009F3E0B">
        <w:t xml:space="preserve"> </w:t>
      </w:r>
      <w:r w:rsidRPr="009F3E0B">
        <w:t>down</w:t>
      </w:r>
      <w:r w:rsidR="006E3C51">
        <w:t>wards</w:t>
      </w:r>
      <w:r w:rsidRPr="009F3E0B">
        <w:t xml:space="preserve"> fro</w:t>
      </w:r>
      <w:r w:rsidR="00D060BC">
        <w:t>m</w:t>
      </w:r>
      <w:r w:rsidR="00ED787F">
        <w:t xml:space="preserve"> the</w:t>
      </w:r>
      <w:r w:rsidR="00FF3EFF">
        <w:t xml:space="preserve"> </w:t>
      </w:r>
      <w:r w:rsidR="00CB4158" w:rsidRPr="009F3E0B">
        <w:t>reviews</w:t>
      </w:r>
      <w:r w:rsidRPr="009F3E0B">
        <w:t xml:space="preserve"> to the primary studies they contain</w:t>
      </w:r>
      <w:r w:rsidR="00776F18">
        <w:t xml:space="preserve">. </w:t>
      </w:r>
      <w:r w:rsidR="006E5F14" w:rsidRPr="005919AB">
        <w:t xml:space="preserve">We use systematic </w:t>
      </w:r>
      <w:r w:rsidR="006E5F14" w:rsidRPr="005919AB">
        <w:lastRenderedPageBreak/>
        <w:t xml:space="preserve">reviews to locate and bound the relevant primary evidence efficiently within an eight-week window, in line with Cochrane Rapid Reviews guidance </w:t>
      </w:r>
      <w:r w:rsidR="00FF2031">
        <w:fldChar w:fldCharType="begin"/>
      </w:r>
      <w:r w:rsidR="008F5374">
        <w:instrText xml:space="preserve"> ADDIN ZOTERO_ITEM CSL_CITATION {"citationID":"Ycfo6PeJ","properties":{"unsorted":false,"formattedCitation":"(Garritty et al., 2021)","plainCitation":"(Garritty et al., 2021)","noteIndex":0},"citationItems":[{"id":276239,"uris":["http://zotero.org/groups/6580398/items/QDN7KS93"],"itemData":{"id":276239,"type":"article-journal","container-title":"Journal of Clinical Epidemiology","DOI":"10.1016/j.jclinepi.2020.10.007","page":"13–22","title":"Cochrane Rapid Reviews Methods Group offers evidence-informed guidance to conduct rapid reviews","volume":"130","author":[{"family":"Garritty","given":"Chantelle"},{"family":"Gartlehner","given":"Gerald"},{"family":"Nussbaumer-Streit","given":"Barbara"},{"family":"King","given":"Valerie J."},{"family":"Hamel","given":"Candyce"},{"family":"Kamel","given":"Chris"},{"family":"Affengruber","given":"Lisa"},{"family":"Stevens","given":"Adrienne"}],"issued":{"date-parts":[["2021"]]}}}],"schema":"https://github.com/citation-style-language/schema/raw/master/csl-citation.json"} </w:instrText>
      </w:r>
      <w:r w:rsidR="00FF2031">
        <w:fldChar w:fldCharType="separate"/>
      </w:r>
      <w:r w:rsidR="00FF2031" w:rsidRPr="00B87C0B">
        <w:t>(Garritty et al., 2021)</w:t>
      </w:r>
      <w:r w:rsidR="00FF2031">
        <w:fldChar w:fldCharType="end"/>
      </w:r>
      <w:r w:rsidR="007C5826">
        <w:t>.</w:t>
      </w:r>
      <w:r w:rsidR="00155271" w:rsidRPr="00BA1FC0">
        <w:t xml:space="preserve"> </w:t>
      </w:r>
      <w:r w:rsidR="007C1B46" w:rsidRPr="008A4BF5">
        <w:t xml:space="preserve">We </w:t>
      </w:r>
      <w:del w:id="100" w:author="Anil Thota" w:date="2026-06-27T09:07:00Z" w16du:dateUtc="2026-06-27T13:07:00Z">
        <w:r w:rsidR="007C1B46" w:rsidRPr="008A4BF5">
          <w:delText>quality-</w:delText>
        </w:r>
      </w:del>
      <w:r w:rsidR="007C1B46" w:rsidRPr="008A4BF5">
        <w:t xml:space="preserve">appraise the systematic reviews </w:t>
      </w:r>
      <w:r w:rsidR="008B3660">
        <w:t>using</w:t>
      </w:r>
      <w:r w:rsidR="007C1B46" w:rsidRPr="008A4BF5">
        <w:t xml:space="preserve"> AMSTAR-2 and</w:t>
      </w:r>
      <w:commentRangeStart w:id="101"/>
      <w:r w:rsidR="007C1B46" w:rsidRPr="008A4BF5">
        <w:t xml:space="preserve"> </w:t>
      </w:r>
      <w:r w:rsidR="00A57BC7">
        <w:t>extend</w:t>
      </w:r>
      <w:r w:rsidR="007C1B46" w:rsidRPr="008A4BF5">
        <w:t xml:space="preserve"> that appraisal</w:t>
      </w:r>
      <w:commentRangeEnd w:id="101"/>
      <w:r w:rsidR="00BB6BE0" w:rsidRPr="008A4BF5">
        <w:rPr>
          <w:rStyle w:val="CommentReference"/>
          <w:sz w:val="22"/>
          <w:szCs w:val="22"/>
        </w:rPr>
        <w:commentReference w:id="101"/>
      </w:r>
      <w:r w:rsidR="007C1B46" w:rsidRPr="008A4BF5">
        <w:t xml:space="preserve"> to </w:t>
      </w:r>
      <w:r w:rsidR="006E3384">
        <w:t xml:space="preserve">their </w:t>
      </w:r>
      <w:r w:rsidR="007C1B46" w:rsidRPr="008A4BF5">
        <w:t>primary studies</w:t>
      </w:r>
      <w:r w:rsidR="007C1B46">
        <w:t xml:space="preserve">. </w:t>
      </w:r>
      <w:r w:rsidR="00155271" w:rsidRPr="00BA1FC0">
        <w:t xml:space="preserve"> </w:t>
      </w:r>
    </w:p>
    <w:p w14:paraId="1ABD7B2F" w14:textId="07E80D73" w:rsidR="00D16BED" w:rsidRPr="00BA1FC0" w:rsidRDefault="001F4DB8" w:rsidP="002D5C7F">
      <w:pPr>
        <w:pStyle w:val="FirstParagraph"/>
      </w:pPr>
      <w:r w:rsidRPr="008A4BF5">
        <w:t>We answer each</w:t>
      </w:r>
      <w:r w:rsidR="00155271" w:rsidRPr="00BA1FC0">
        <w:t xml:space="preserve"> research question through one of </w:t>
      </w:r>
      <w:r w:rsidR="00155271" w:rsidRPr="008A4BF5">
        <w:t>two evidence streams</w:t>
      </w:r>
      <w:r w:rsidRPr="008A4BF5">
        <w:t>. The choice depends on</w:t>
      </w:r>
      <w:r w:rsidR="00155271" w:rsidRPr="00BA1FC0">
        <w:t xml:space="preserve"> whether the question sits inside the scope of the </w:t>
      </w:r>
      <w:r w:rsidR="006D27ED">
        <w:fldChar w:fldCharType="begin"/>
      </w:r>
      <w:r w:rsidR="006D27ED">
        <w:instrText xml:space="preserve"> ADDIN ZOTERO_ITEM CSL_CITATION {"citationID":"8KPtnfKj","properties":{"unsorted":false,"formattedCitation":"(Barbui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6D27ED">
        <w:fldChar w:fldCharType="separate"/>
      </w:r>
      <w:r w:rsidR="006D27ED" w:rsidRPr="006D27ED">
        <w:t xml:space="preserve">Barbui et al. </w:t>
      </w:r>
      <w:r w:rsidR="009455A2">
        <w:t>(</w:t>
      </w:r>
      <w:r w:rsidR="006D27ED" w:rsidRPr="006D27ED">
        <w:t>2020)</w:t>
      </w:r>
      <w:r w:rsidR="006D27ED">
        <w:fldChar w:fldCharType="end"/>
      </w:r>
      <w:r w:rsidR="00155271" w:rsidRPr="008A4BF5">
        <w:t xml:space="preserve"> umbrella review</w:t>
      </w:r>
      <w:r w:rsidR="007C5826">
        <w:t>.</w:t>
      </w:r>
      <w:r w:rsidR="00155271" w:rsidRPr="00BA1FC0">
        <w:t xml:space="preserve"> </w:t>
      </w:r>
    </w:p>
    <w:p w14:paraId="36425CDA" w14:textId="77777777" w:rsidR="006E3384" w:rsidRDefault="00155271" w:rsidP="002D5C7F">
      <w:pPr>
        <w:pStyle w:val="Compact"/>
        <w:numPr>
          <w:ilvl w:val="0"/>
          <w:numId w:val="3"/>
        </w:numPr>
      </w:pPr>
      <w:r w:rsidRPr="00BA1FC0">
        <w:rPr>
          <w:b/>
        </w:rPr>
        <w:t xml:space="preserve">Stream 1 — </w:t>
      </w:r>
      <w:r w:rsidRPr="00BA1FC0">
        <w:t xml:space="preserve">The </w:t>
      </w:r>
      <w:commentRangeStart w:id="102"/>
      <w:r w:rsidR="009455A2" w:rsidRPr="006D27ED">
        <w:t xml:space="preserve">Barbui et al. </w:t>
      </w:r>
      <w:r w:rsidR="009455A2">
        <w:t>(</w:t>
      </w:r>
      <w:r w:rsidR="009455A2" w:rsidRPr="006D27ED">
        <w:t>2020)</w:t>
      </w:r>
      <w:r w:rsidR="00A3439D">
        <w:t xml:space="preserve"> </w:t>
      </w:r>
      <w:commentRangeEnd w:id="102"/>
      <w:r w:rsidR="009F13FD" w:rsidRPr="00BA1FC0">
        <w:rPr>
          <w:rStyle w:val="CommentReference"/>
          <w:sz w:val="22"/>
          <w:szCs w:val="22"/>
        </w:rPr>
        <w:commentReference w:id="102"/>
      </w:r>
      <w:r w:rsidRPr="00BA1FC0">
        <w:t>umbrella spans populations and conditions wider than our PICOS</w:t>
      </w:r>
      <w:r w:rsidR="00642CD7">
        <w:t>. I</w:t>
      </w:r>
      <w:r w:rsidR="008F1589">
        <w:t xml:space="preserve">t </w:t>
      </w:r>
      <w:r w:rsidR="00A3439D">
        <w:t>includes</w:t>
      </w:r>
      <w:r w:rsidRPr="00BA1FC0">
        <w:t xml:space="preserve"> children, refugee and conflict-affected samples, and conditions beyond common mental disorders (CMD). </w:t>
      </w:r>
    </w:p>
    <w:p w14:paraId="74ACE25B" w14:textId="69E097A1" w:rsidR="006E3384" w:rsidRDefault="00155271" w:rsidP="006E3384">
      <w:pPr>
        <w:pStyle w:val="Compact"/>
        <w:ind w:left="720"/>
      </w:pPr>
      <w:r w:rsidRPr="00BA1FC0">
        <w:t>For Stream 1</w:t>
      </w:r>
      <w:r w:rsidR="00A3439D">
        <w:t>,</w:t>
      </w:r>
      <w:r w:rsidRPr="00BA1FC0">
        <w:t xml:space="preserve"> we (i) select the systematic reviews </w:t>
      </w:r>
      <w:r w:rsidRPr="006E3384">
        <w:rPr>
          <w:bCs/>
        </w:rPr>
        <w:t>in</w:t>
      </w:r>
      <w:r w:rsidRPr="00BA1FC0">
        <w:rPr>
          <w:b/>
        </w:rPr>
        <w:t xml:space="preserve"> </w:t>
      </w:r>
      <w:r w:rsidR="009455A2" w:rsidRPr="006D27ED">
        <w:t xml:space="preserve">Barbui et al. </w:t>
      </w:r>
      <w:r w:rsidR="009455A2">
        <w:t>(</w:t>
      </w:r>
      <w:r w:rsidR="009455A2" w:rsidRPr="006D27ED">
        <w:t>2020)</w:t>
      </w:r>
      <w:r w:rsidRPr="008372CC">
        <w:t xml:space="preserve"> that</w:t>
      </w:r>
      <w:r w:rsidRPr="00BA1FC0">
        <w:t xml:space="preserve"> meet our adult-CMD PICOS and follow them to their primary studies, extracting</w:t>
      </w:r>
      <w:ins w:id="103" w:author="Anil Thota" w:date="2026-06-27T09:08:00Z" w16du:dateUtc="2026-06-27T13:08:00Z">
        <w:r w:rsidRPr="00BA1FC0">
          <w:t xml:space="preserve"> </w:t>
        </w:r>
        <w:r w:rsidR="003F68EE">
          <w:t>data from</w:t>
        </w:r>
      </w:ins>
      <w:r w:rsidRPr="00BA1FC0">
        <w:t xml:space="preserve"> only the primary studies that </w:t>
      </w:r>
      <w:del w:id="104" w:author="Anil Thota" w:date="2026-06-27T09:09:00Z" w16du:dateUtc="2026-06-27T13:09:00Z">
        <w:r w:rsidRPr="00BA1FC0">
          <w:delText xml:space="preserve">themselves </w:delText>
        </w:r>
      </w:del>
      <w:r w:rsidRPr="00BA1FC0">
        <w:t xml:space="preserve">meet </w:t>
      </w:r>
      <w:ins w:id="105" w:author="Anil Thota" w:date="2026-06-27T09:09:00Z" w16du:dateUtc="2026-06-27T13:09:00Z">
        <w:r w:rsidR="003F68EE">
          <w:t xml:space="preserve">our </w:t>
        </w:r>
      </w:ins>
      <w:r w:rsidRPr="00BA1FC0">
        <w:t>PICOS</w:t>
      </w:r>
      <w:r w:rsidR="00C25FAA">
        <w:t xml:space="preserve">. </w:t>
      </w:r>
      <w:r w:rsidR="006F0C8E" w:rsidRPr="008A4BF5">
        <w:t>We also</w:t>
      </w:r>
      <w:r w:rsidRPr="00BA1FC0">
        <w:t xml:space="preserve"> (ii) run a </w:t>
      </w:r>
      <w:r w:rsidRPr="008A4BF5">
        <w:t>targeted update search</w:t>
      </w:r>
      <w:r w:rsidRPr="00BA1FC0">
        <w:t xml:space="preserve"> for systematic reviews published from 2019 onwards, narrowed to adult CMD and excluding child, </w:t>
      </w:r>
      <w:r w:rsidR="006F0C8E">
        <w:t>perinatal</w:t>
      </w:r>
      <w:r w:rsidR="00014E12">
        <w:t xml:space="preserve">, </w:t>
      </w:r>
      <w:r w:rsidRPr="00BA1FC0">
        <w:t>adolescent, and refugee</w:t>
      </w:r>
      <w:r w:rsidR="006F0C8E" w:rsidRPr="008A4BF5">
        <w:t xml:space="preserve"> or </w:t>
      </w:r>
      <w:r w:rsidRPr="00BA1FC0">
        <w:t>humanitarian samples</w:t>
      </w:r>
      <w:r w:rsidR="006F0C8E" w:rsidRPr="008A4BF5">
        <w:t>.</w:t>
      </w:r>
      <w:r w:rsidR="00014E12">
        <w:t xml:space="preserve"> We</w:t>
      </w:r>
      <w:r w:rsidRPr="00BA1FC0">
        <w:t xml:space="preserve"> likewise follow those reviews to their primary studies. </w:t>
      </w:r>
      <w:commentRangeStart w:id="106"/>
      <w:commentRangeStart w:id="107"/>
      <w:r w:rsidRPr="00BA1FC0">
        <w:t>The term set is lightly extended for specific questions</w:t>
      </w:r>
      <w:commentRangeEnd w:id="106"/>
      <w:r w:rsidR="00E82D24" w:rsidRPr="00BA1FC0">
        <w:rPr>
          <w:rStyle w:val="CommentReference"/>
          <w:sz w:val="22"/>
          <w:szCs w:val="22"/>
        </w:rPr>
        <w:commentReference w:id="106"/>
      </w:r>
      <w:commentRangeEnd w:id="107"/>
      <w:r w:rsidRPr="00BA1FC0">
        <w:rPr>
          <w:rStyle w:val="CommentReference"/>
          <w:sz w:val="22"/>
          <w:szCs w:val="22"/>
        </w:rPr>
        <w:commentReference w:id="107"/>
      </w:r>
      <w:r w:rsidRPr="00BA1FC0">
        <w:t xml:space="preserve"> (e.g., scalability, supervision, cost). </w:t>
      </w:r>
    </w:p>
    <w:p w14:paraId="168EE77C" w14:textId="2AF0D876" w:rsidR="00D16BED" w:rsidRPr="00BA1FC0" w:rsidRDefault="00CE02E1" w:rsidP="006E3384">
      <w:pPr>
        <w:pStyle w:val="Compact"/>
        <w:ind w:left="720"/>
      </w:pPr>
      <w:r w:rsidRPr="008A4BF5">
        <w:t>This approach</w:t>
      </w:r>
      <w:r w:rsidR="00155271" w:rsidRPr="00BA1FC0">
        <w:t xml:space="preserve"> anchors the review on an established, high-quality umbrella while keeping the evidence current and on</w:t>
      </w:r>
      <w:r w:rsidRPr="008A4BF5">
        <w:t xml:space="preserve"> scope.</w:t>
      </w:r>
      <w:r>
        <w:t xml:space="preserve"> </w:t>
      </w:r>
      <w:r w:rsidR="00155271" w:rsidRPr="00BA1FC0">
        <w:t>Stream 1 answers the core intervention questions (RQ2, RQ3, RQ5, RQ6, RQ9, RQ10, RQ14) plus, with light extensions, facilitator model (RQ4), non-specialist delivery (RQ13), engagement (RQ15), and cost (RQ16).</w:t>
      </w:r>
    </w:p>
    <w:p w14:paraId="1EBA672F" w14:textId="0D6F8598" w:rsidR="00D16BED" w:rsidRPr="00BA1FC0" w:rsidRDefault="00155271" w:rsidP="002D5C7F">
      <w:pPr>
        <w:pStyle w:val="Compact"/>
        <w:numPr>
          <w:ilvl w:val="0"/>
          <w:numId w:val="3"/>
        </w:numPr>
      </w:pPr>
      <w:r w:rsidRPr="00BA1FC0">
        <w:rPr>
          <w:b/>
        </w:rPr>
        <w:t>Stream 2 — seed-paper-led.</w:t>
      </w:r>
      <w:r w:rsidRPr="00BA1FC0">
        <w:t xml:space="preserve"> </w:t>
      </w:r>
      <w:r w:rsidR="009455A2" w:rsidRPr="006D27ED">
        <w:t xml:space="preserve">Barbui et al. </w:t>
      </w:r>
      <w:r w:rsidR="009455A2">
        <w:t>(</w:t>
      </w:r>
      <w:r w:rsidR="009455A2" w:rsidRPr="006D27ED">
        <w:t>2020)</w:t>
      </w:r>
      <w:r w:rsidRPr="00BA1FC0">
        <w:t xml:space="preserve"> is a treatment-efficacy umbrella spanning mixed mental-health conditions</w:t>
      </w:r>
      <w:r w:rsidR="00376EDA">
        <w:t xml:space="preserve">. </w:t>
      </w:r>
      <w:r w:rsidR="00C160A6" w:rsidRPr="008A4BF5">
        <w:t>It does not cover the determinants of depression, dose-response, spillover to non-cases, or stepped-care architecture.</w:t>
      </w:r>
      <w:r w:rsidRPr="00BA1FC0">
        <w:t xml:space="preserve"> </w:t>
      </w:r>
      <w:r w:rsidR="00722B2D">
        <w:t>Therefore</w:t>
      </w:r>
      <w:r w:rsidR="00301693">
        <w:t xml:space="preserve">, </w:t>
      </w:r>
      <w:r w:rsidR="00C45C44">
        <w:t>re</w:t>
      </w:r>
      <w:r w:rsidR="00301693" w:rsidRPr="008A4BF5">
        <w:t xml:space="preserve">-running its strings would not </w:t>
      </w:r>
      <w:del w:id="108" w:author="Anil Thota" w:date="2026-06-27T09:10:00Z" w16du:dateUtc="2026-06-27T13:10:00Z">
        <w:r w:rsidR="00301693" w:rsidRPr="008A4BF5">
          <w:delText xml:space="preserve">surface </w:delText>
        </w:r>
      </w:del>
      <w:ins w:id="109" w:author="Anil Thota" w:date="2026-06-27T09:10:00Z" w16du:dateUtc="2026-06-27T13:10:00Z">
        <w:r w:rsidR="00C349FC">
          <w:t xml:space="preserve">reveal the type of </w:t>
        </w:r>
        <w:r w:rsidR="00301693" w:rsidRPr="008A4BF5">
          <w:t>evidence</w:t>
        </w:r>
        <w:r w:rsidR="00C349FC">
          <w:t xml:space="preserve"> we are seeking</w:t>
        </w:r>
      </w:ins>
      <w:del w:id="110" w:author="Anil Thota" w:date="2026-06-27T09:10:00Z" w16du:dateUtc="2026-06-27T13:10:00Z">
        <w:r w:rsidR="00301693" w:rsidRPr="008A4BF5" w:rsidDel="00C349FC">
          <w:delText>that evidence</w:delText>
        </w:r>
      </w:del>
      <w:r w:rsidR="00301693" w:rsidRPr="008A4BF5">
        <w:t>. For these questions</w:t>
      </w:r>
      <w:r w:rsidR="008372CC">
        <w:t>,</w:t>
      </w:r>
      <w:r w:rsidR="00301693" w:rsidRPr="008A4BF5">
        <w:t xml:space="preserve"> we therefore anchor on a small set of directly relevant systematic reviews (‘</w:t>
      </w:r>
      <w:commentRangeStart w:id="111"/>
      <w:r w:rsidR="00301693" w:rsidRPr="008A4BF5">
        <w:t>seeds’</w:t>
      </w:r>
      <w:commentRangeEnd w:id="111"/>
      <w:r w:rsidR="006A1F01" w:rsidRPr="008A4BF5">
        <w:rPr>
          <w:rStyle w:val="CommentReference"/>
          <w:sz w:val="22"/>
          <w:szCs w:val="22"/>
        </w:rPr>
        <w:commentReference w:id="111"/>
      </w:r>
      <w:r w:rsidR="00301693" w:rsidRPr="008A4BF5">
        <w:t>)</w:t>
      </w:r>
      <w:r w:rsidRPr="00BA1FC0">
        <w:t xml:space="preserve"> and build outward by one-hop backward</w:t>
      </w:r>
      <w:r w:rsidR="00A57BC7">
        <w:t>s</w:t>
      </w:r>
      <w:r w:rsidR="00904292">
        <w:rPr>
          <w:rStyle w:val="FootnoteReference"/>
        </w:rPr>
        <w:footnoteReference w:id="2"/>
      </w:r>
      <w:r w:rsidRPr="00BA1FC0">
        <w:t xml:space="preserve"> and forward citation chasing</w:t>
      </w:r>
      <w:r w:rsidR="00904292">
        <w:rPr>
          <w:rStyle w:val="FootnoteReference"/>
        </w:rPr>
        <w:footnoteReference w:id="3"/>
      </w:r>
      <w:r w:rsidRPr="00BA1FC0">
        <w:t>, restricted to SR/MA for the entry-point set</w:t>
      </w:r>
      <w:r w:rsidR="00672DCF">
        <w:t xml:space="preserve">. </w:t>
      </w:r>
      <w:r w:rsidR="00C340DF" w:rsidRPr="008A4BF5">
        <w:t xml:space="preserve">We then follow the resulting reviews to their primary studies, </w:t>
      </w:r>
      <w:r w:rsidR="00493A6D">
        <w:t>as in Stream 1, and extract only those</w:t>
      </w:r>
      <w:r w:rsidR="00C340DF" w:rsidRPr="008A4BF5">
        <w:t xml:space="preserve"> that meet </w:t>
      </w:r>
      <w:r w:rsidR="002029E8">
        <w:t xml:space="preserve">the </w:t>
      </w:r>
      <w:r w:rsidR="00C340DF" w:rsidRPr="008A4BF5">
        <w:t>PICOS.</w:t>
      </w:r>
      <w:r w:rsidR="00301F66">
        <w:t xml:space="preserve"> </w:t>
      </w:r>
      <w:r w:rsidRPr="00BA1FC0">
        <w:t xml:space="preserve">Stream 2 answers RQ1 (drivers), RQ7 and RQ8 (dose and temporal effects), RQ11 (spillover), and RQ12 (stepped care). The named seeds per question are given in </w:t>
      </w:r>
      <w:hyperlink w:anchor="tbl-anchorA">
        <w:r w:rsidRPr="008B5623">
          <w:rPr>
            <w:rStyle w:val="Hyperlink"/>
            <w:i w:val="0"/>
            <w:iCs/>
          </w:rPr>
          <w:t>Table 2</w:t>
        </w:r>
      </w:hyperlink>
      <w:r w:rsidRPr="008B5623">
        <w:rPr>
          <w:i/>
          <w:iCs/>
        </w:rPr>
        <w:t xml:space="preserve"> to </w:t>
      </w:r>
      <w:hyperlink w:anchor="tbl-anchorD">
        <w:r w:rsidRPr="008B5623">
          <w:rPr>
            <w:rStyle w:val="Hyperlink"/>
            <w:i w:val="0"/>
            <w:iCs/>
          </w:rPr>
          <w:t>Table 5</w:t>
        </w:r>
      </w:hyperlink>
      <w:r w:rsidRPr="00BA1FC0">
        <w:t>.</w:t>
      </w:r>
    </w:p>
    <w:p w14:paraId="566A247C" w14:textId="4B6D8563" w:rsidR="00D16BED" w:rsidRPr="00A57BC7" w:rsidRDefault="00155271" w:rsidP="00A57BC7">
      <w:pPr>
        <w:pStyle w:val="Heading3"/>
      </w:pPr>
      <w:bookmarkStart w:id="112" w:name="_Toc233231828"/>
      <w:bookmarkStart w:id="113" w:name="sec-scope-control"/>
      <w:bookmarkEnd w:id="98"/>
      <w:r w:rsidRPr="00A57BC7">
        <w:t>4.1.2 Scope control</w:t>
      </w:r>
      <w:bookmarkEnd w:id="112"/>
      <w:r w:rsidRPr="00A57BC7">
        <w:t xml:space="preserve"> </w:t>
      </w:r>
    </w:p>
    <w:p w14:paraId="68B786F1" w14:textId="011D5580" w:rsidR="00D16BED" w:rsidRPr="00BA1FC0" w:rsidRDefault="001D499B" w:rsidP="002D5C7F">
      <w:pPr>
        <w:pStyle w:val="FirstParagraph"/>
      </w:pPr>
      <w:r w:rsidRPr="008A4BF5">
        <w:t xml:space="preserve">Following the </w:t>
      </w:r>
      <w:r w:rsidR="00E501A0">
        <w:t xml:space="preserve">systematic </w:t>
      </w:r>
      <w:r w:rsidRPr="008A4BF5">
        <w:t>reviews to their primary studies adds de</w:t>
      </w:r>
      <w:r w:rsidR="00B8300C">
        <w:t>pth, but</w:t>
      </w:r>
      <w:r w:rsidR="00EC30DF">
        <w:t xml:space="preserve"> carries the</w:t>
      </w:r>
      <w:r w:rsidR="00B8300C">
        <w:t xml:space="preserve"> </w:t>
      </w:r>
      <w:r w:rsidR="00F12402">
        <w:t>ris</w:t>
      </w:r>
      <w:r w:rsidR="006326A0">
        <w:t>k</w:t>
      </w:r>
      <w:r w:rsidR="00EC30DF">
        <w:t xml:space="preserve"> of</w:t>
      </w:r>
      <w:r w:rsidR="006326A0">
        <w:t xml:space="preserve"> </w:t>
      </w:r>
      <w:r w:rsidR="00111CB3">
        <w:t xml:space="preserve">scope </w:t>
      </w:r>
      <w:r w:rsidR="00A06AA7">
        <w:t>creep</w:t>
      </w:r>
      <w:r w:rsidRPr="008A4BF5">
        <w:t xml:space="preserve">. We therefore bound the </w:t>
      </w:r>
      <w:r w:rsidR="00D17BB1">
        <w:t>follow</w:t>
      </w:r>
      <w:r w:rsidR="00A57BC7">
        <w:t>-</w:t>
      </w:r>
      <w:r w:rsidR="00D17BB1">
        <w:t>up</w:t>
      </w:r>
      <w:r w:rsidRPr="008A4BF5">
        <w:t xml:space="preserve"> to keep the review tractable:</w:t>
      </w:r>
      <w:r w:rsidR="00D64A94">
        <w:t xml:space="preserve"> </w:t>
      </w:r>
    </w:p>
    <w:p w14:paraId="170D232B" w14:textId="7B3F59A0" w:rsidR="00D16BED" w:rsidRPr="00BA1FC0" w:rsidRDefault="00155271" w:rsidP="002D5C7F">
      <w:pPr>
        <w:pStyle w:val="Compact"/>
        <w:numPr>
          <w:ilvl w:val="0"/>
          <w:numId w:val="4"/>
        </w:numPr>
      </w:pPr>
      <w:r w:rsidRPr="00BA1FC0">
        <w:rPr>
          <w:b/>
        </w:rPr>
        <w:lastRenderedPageBreak/>
        <w:t>Capped RQ set</w:t>
      </w:r>
      <w:r w:rsidR="00456B02">
        <w:rPr>
          <w:b/>
          <w:bCs/>
        </w:rPr>
        <w:t xml:space="preserve">: </w:t>
      </w:r>
      <w:r w:rsidR="00456B02" w:rsidRPr="008A4BF5">
        <w:t>We perform primary-study extraction only for the questions that need per-study granularity for MVP design: the nine headline RQs (RQ5, RQ6, RQ7, RQ8, RQ9, RQ12, RQ13, RQ14, RQ16) and RQ10 (group size).</w:t>
      </w:r>
      <w:r w:rsidR="00A71708" w:rsidRPr="00A71708">
        <w:t xml:space="preserve">We answer the remaining questions (RQ1, RQ2, RQ3, RQ4, RQ11, RQ15) at review level. We </w:t>
      </w:r>
      <w:r w:rsidR="00E6570A">
        <w:t xml:space="preserve">focus </w:t>
      </w:r>
      <w:r w:rsidR="006253A9">
        <w:t xml:space="preserve">only </w:t>
      </w:r>
      <w:r w:rsidR="00E6570A">
        <w:t>on</w:t>
      </w:r>
      <w:r w:rsidR="00A71708" w:rsidRPr="00A71708">
        <w:t xml:space="preserve"> each review’s pooled or narrative result</w:t>
      </w:r>
      <w:r w:rsidR="006253A9">
        <w:t>,</w:t>
      </w:r>
      <w:r w:rsidR="00A71708" w:rsidRPr="00A71708">
        <w:t xml:space="preserve"> without drilling </w:t>
      </w:r>
      <w:r w:rsidR="004D33C0">
        <w:t>into</w:t>
      </w:r>
      <w:r w:rsidR="00A71708" w:rsidRPr="00A71708">
        <w:t xml:space="preserve"> its primary studies.</w:t>
      </w:r>
      <w:r w:rsidR="00A71708">
        <w:t xml:space="preserve"> </w:t>
      </w:r>
    </w:p>
    <w:p w14:paraId="152B2FD7" w14:textId="5D65CAB1" w:rsidR="00D16BED" w:rsidRPr="00BA1FC0" w:rsidRDefault="00155271" w:rsidP="002D5C7F">
      <w:pPr>
        <w:pStyle w:val="Compact"/>
        <w:numPr>
          <w:ilvl w:val="0"/>
          <w:numId w:val="2"/>
        </w:numPr>
      </w:pPr>
      <w:r w:rsidRPr="00BA1FC0">
        <w:rPr>
          <w:b/>
        </w:rPr>
        <w:t>One sourcing review per question</w:t>
      </w:r>
      <w:r w:rsidR="00AE1DE8" w:rsidRPr="00D26A78">
        <w:rPr>
          <w:b/>
        </w:rPr>
        <w:t>:</w:t>
      </w:r>
      <w:r w:rsidR="00AE1DE8" w:rsidRPr="00D26A78">
        <w:t xml:space="preserve"> </w:t>
      </w:r>
      <w:r w:rsidR="00CA17F3" w:rsidRPr="00D26A78">
        <w:t>For each in-scope RQ, we draw primary studies from the most recent, highest-AMSTAR-2 review(s) for that question.</w:t>
      </w:r>
      <w:r w:rsidR="00AE1DE8" w:rsidRPr="00D26A78">
        <w:t xml:space="preserve"> </w:t>
      </w:r>
      <w:r w:rsidR="000B02B8" w:rsidRPr="00D26A78">
        <w:t xml:space="preserve">A primary study cited by more than one review is extracted once and tagged with all sourcing reviews to avoid re-extracting the same trial. </w:t>
      </w:r>
      <w:r w:rsidRPr="00BA1FC0">
        <w:rPr>
          <w:b/>
        </w:rPr>
        <w:t>Effect/dose/cost focus</w:t>
      </w:r>
      <w:r w:rsidR="00566C5B">
        <w:t xml:space="preserve">: </w:t>
      </w:r>
      <w:r w:rsidR="00E27E75" w:rsidRPr="000F6B99">
        <w:t xml:space="preserve">Within the capped set, we reserve full-schema extraction for primary studies that feed the effect-size, dose, and cost tabulations </w:t>
      </w:r>
      <w:r w:rsidR="008E2A23">
        <w:t>(</w:t>
      </w:r>
      <w:r w:rsidR="008E2A23" w:rsidRPr="00CE548C">
        <w:rPr>
          <w:color w:val="0E2841" w:themeColor="text2"/>
        </w:rPr>
        <w:t>Appendi</w:t>
      </w:r>
      <w:r w:rsidR="002B5FA0" w:rsidRPr="00CE548C">
        <w:rPr>
          <w:color w:val="0E2841" w:themeColor="text2"/>
        </w:rPr>
        <w:t xml:space="preserve">ces </w:t>
      </w:r>
      <w:r w:rsidR="002B5FA0" w:rsidRPr="00CE548C">
        <w:rPr>
          <w:color w:val="215E99" w:themeColor="text2" w:themeTint="BF"/>
        </w:rPr>
        <w:fldChar w:fldCharType="begin"/>
      </w:r>
      <w:r w:rsidR="002B5FA0" w:rsidRPr="00CE548C">
        <w:rPr>
          <w:color w:val="215E99" w:themeColor="text2" w:themeTint="BF"/>
        </w:rPr>
        <w:instrText xml:space="preserve"> REF AppendixD5 \h </w:instrText>
      </w:r>
      <w:r w:rsidR="00CE548C" w:rsidRPr="00CE548C">
        <w:rPr>
          <w:color w:val="215E99" w:themeColor="text2" w:themeTint="BF"/>
        </w:rPr>
        <w:instrText xml:space="preserve"> \* MERGEFORMAT </w:instrText>
      </w:r>
      <w:r w:rsidR="002B5FA0" w:rsidRPr="00CE548C">
        <w:rPr>
          <w:color w:val="215E99" w:themeColor="text2" w:themeTint="BF"/>
        </w:rPr>
      </w:r>
      <w:r w:rsidR="002B5FA0" w:rsidRPr="00CE548C">
        <w:rPr>
          <w:color w:val="215E99" w:themeColor="text2" w:themeTint="BF"/>
        </w:rPr>
        <w:fldChar w:fldCharType="separate"/>
      </w:r>
      <w:r w:rsidR="002B5FA0" w:rsidRPr="00CE548C">
        <w:rPr>
          <w:color w:val="215E99" w:themeColor="text2" w:themeTint="BF"/>
        </w:rPr>
        <w:t xml:space="preserve">D.5 </w:t>
      </w:r>
      <w:r w:rsidR="002B5FA0" w:rsidRPr="00CE548C">
        <w:rPr>
          <w:color w:val="215E99" w:themeColor="text2" w:themeTint="BF"/>
        </w:rPr>
        <w:fldChar w:fldCharType="end"/>
      </w:r>
      <w:r w:rsidR="002B5FA0" w:rsidRPr="00CE548C">
        <w:rPr>
          <w:color w:val="0E2841" w:themeColor="text2"/>
        </w:rPr>
        <w:t xml:space="preserve">and </w:t>
      </w:r>
      <w:r w:rsidR="002B5FA0" w:rsidRPr="00CE548C">
        <w:rPr>
          <w:color w:val="215E99" w:themeColor="text2" w:themeTint="BF"/>
        </w:rPr>
        <w:fldChar w:fldCharType="begin"/>
      </w:r>
      <w:r w:rsidR="002B5FA0" w:rsidRPr="00CE548C">
        <w:rPr>
          <w:color w:val="215E99" w:themeColor="text2" w:themeTint="BF"/>
        </w:rPr>
        <w:instrText xml:space="preserve"> REF AppendixD7 \h </w:instrText>
      </w:r>
      <w:r w:rsidR="00CE548C" w:rsidRPr="00CE548C">
        <w:rPr>
          <w:color w:val="215E99" w:themeColor="text2" w:themeTint="BF"/>
        </w:rPr>
        <w:instrText xml:space="preserve"> \* MERGEFORMAT </w:instrText>
      </w:r>
      <w:r w:rsidR="002B5FA0" w:rsidRPr="00CE548C">
        <w:rPr>
          <w:color w:val="215E99" w:themeColor="text2" w:themeTint="BF"/>
        </w:rPr>
      </w:r>
      <w:r w:rsidR="002B5FA0" w:rsidRPr="00CE548C">
        <w:rPr>
          <w:color w:val="215E99" w:themeColor="text2" w:themeTint="BF"/>
        </w:rPr>
        <w:fldChar w:fldCharType="separate"/>
      </w:r>
      <w:r w:rsidR="002B5FA0" w:rsidRPr="00CE548C">
        <w:rPr>
          <w:color w:val="215E99" w:themeColor="text2" w:themeTint="BF"/>
        </w:rPr>
        <w:t>D.7</w:t>
      </w:r>
      <w:r w:rsidR="002B5FA0" w:rsidRPr="00CE548C">
        <w:fldChar w:fldCharType="end"/>
      </w:r>
      <w:r w:rsidR="00AB05ED" w:rsidRPr="00486643">
        <w:t>)</w:t>
      </w:r>
      <w:r w:rsidR="0056536C">
        <w:t xml:space="preserve">. </w:t>
      </w:r>
      <w:r w:rsidR="0056536C" w:rsidRPr="000F6B99">
        <w:t>Other in-scope studies receive a reduced record (design, N, dose, facilitator, geography, headline effect).</w:t>
      </w:r>
      <w:r w:rsidRPr="00BA1FC0">
        <w:t xml:space="preserve"> </w:t>
      </w:r>
    </w:p>
    <w:p w14:paraId="3BF998E1" w14:textId="0487DB5F" w:rsidR="00D16BED" w:rsidRPr="00BA1FC0" w:rsidRDefault="0007771E" w:rsidP="002D5C7F">
      <w:pPr>
        <w:pStyle w:val="FirstParagraph"/>
      </w:pPr>
      <w:r w:rsidRPr="000F6B99">
        <w:t>This approach bounds the primary</w:t>
      </w:r>
      <w:r w:rsidR="00EC30DF">
        <w:t xml:space="preserve"> </w:t>
      </w:r>
      <w:r w:rsidRPr="000F6B99">
        <w:t>study workload to the decisions it actually informs. Every other question remains answerable from its entry-point reviews.</w:t>
      </w:r>
    </w:p>
    <w:p w14:paraId="16186AF0" w14:textId="5F260355" w:rsidR="00BC6178" w:rsidRPr="00BC6178" w:rsidRDefault="00C05063" w:rsidP="0074134A">
      <w:pPr>
        <w:rPr>
          <w:b/>
          <w:bCs/>
        </w:rPr>
      </w:pPr>
      <w:bookmarkStart w:id="114" w:name="_Toc233210989"/>
      <w:r w:rsidRPr="00BC6178">
        <w:t xml:space="preserve">We </w:t>
      </w:r>
      <w:r w:rsidR="00BC6178" w:rsidRPr="00BC6178">
        <w:rPr>
          <w:b/>
          <w:bCs/>
        </w:rPr>
        <w:t>prioritize</w:t>
      </w:r>
      <w:r w:rsidRPr="00BC6178">
        <w:t xml:space="preserve"> Sub-Saharan Africa (SSA) evidence in synthesis weighting for context-sensitive questions (RQ1, RQ4, RQ13).</w:t>
      </w:r>
      <w:r w:rsidR="00F41D3C" w:rsidRPr="00BC6178">
        <w:t xml:space="preserve"> The dose-response, single-session, and stepped-care questions (RQ7, RQ8, RQ9, RQ12, RQ14) draw on reviews dominated by high-income-country (HIC) evidence </w:t>
      </w:r>
      <w:r w:rsidR="008F5374" w:rsidRPr="00BC6178">
        <w:fldChar w:fldCharType="begin"/>
      </w:r>
      <w:r w:rsidR="008F5374" w:rsidRPr="00BC6178">
        <w:instrText xml:space="preserve"> ADDIN ZOTERO_ITEM CSL_CITATION {"citationID":"cQXH6ErD","properties":{"unsorted":false,"formattedCitation":"(Cuijpers et al., 2013, 2019)","plainCitation":"(Cuijpers et al., 2013, 2019)","noteIndex":0},"citationItems":[{"id":276236,"uris":["http://zotero.org/groups/6580398/items/6KIMTLPK"],"itemData":{"id":276236,"type":"article-journal","container-title":"Journal of Affective Disorders","DOI":"10.1016/j.jad.2013.02.030","issue":"1–3","page":"1–13","title":"How much psychotherapy is needed to treat depression? A metaregression analysis","volume":"149","author":[{"family":"Cuijpers","given":"Pim"},{"family":"Huibers","given":"Marcus"},{"family":"Ebert","given":"David Daniel"},{"family":"Koole","given":"Sander L."},{"family":"Andersson","given":"Gerhard"}],"issued":{"date-parts":[["2013"]]}}},{"id":276257,"uris":["http://zotero.org/groups/6580398/items/FX6RQUDT"],"itemData":{"id":276257,"type":"article-journal","container-title":"Epidemiology and Psychiatric Sciences","DOI":"10.1017/S2045796018000057","issue":"1","page":"21–30","title":"Was Eysenck right after all? A reassessment of the effects of psychotherapy for adult depression","volume":"28","author":[{"family":"Cuijpers","given":"Pim"},{"family":"Karyotaki","given":"Eirini"},{"family":"Reijnders","given":"Mirjam"},{"family":"Ebert","given":"David Daniel"}],"issued":{"date-parts":[["2019"]]}}}],"schema":"https://github.com/citation-style-language/schema/raw/master/csl-citation.json"} </w:instrText>
      </w:r>
      <w:r w:rsidR="008F5374" w:rsidRPr="00BC6178">
        <w:fldChar w:fldCharType="separate"/>
      </w:r>
      <w:r w:rsidR="008F5374" w:rsidRPr="00BC6178">
        <w:t>(Cuijpers et al., 2013, 2019)</w:t>
      </w:r>
      <w:r w:rsidR="008F5374" w:rsidRPr="00BC6178">
        <w:fldChar w:fldCharType="end"/>
      </w:r>
      <w:r w:rsidR="00155271" w:rsidRPr="00BC6178">
        <w:t xml:space="preserve">, </w:t>
      </w:r>
      <w:r w:rsidR="00EC30DF">
        <w:t>as that is where the strongest dose- and SSI-</w:t>
      </w:r>
      <w:r w:rsidR="00155271" w:rsidRPr="00BC6178">
        <w:t xml:space="preserve">review evidence is concentrated. </w:t>
      </w:r>
      <w:bookmarkStart w:id="115" w:name="search-strategy"/>
      <w:bookmarkEnd w:id="89"/>
      <w:bookmarkEnd w:id="113"/>
      <w:bookmarkEnd w:id="114"/>
      <w:r w:rsidR="0063265E">
        <w:t>This weighting comes in only at the synthesis stage. We don't use it to structure the search itself, and the protocol doesn't set up any geographic tiers.</w:t>
      </w:r>
    </w:p>
    <w:p w14:paraId="73CB84D1" w14:textId="0233BE4E" w:rsidR="00D16BED" w:rsidRPr="00BA1FC0" w:rsidRDefault="00155271" w:rsidP="002D5C7F">
      <w:pPr>
        <w:pStyle w:val="Heading2"/>
      </w:pPr>
      <w:bookmarkStart w:id="116" w:name="_Toc233231829"/>
      <w:r w:rsidRPr="00BA1FC0">
        <w:t>4.2 Search strategy</w:t>
      </w:r>
      <w:bookmarkEnd w:id="116"/>
    </w:p>
    <w:p w14:paraId="74077B28" w14:textId="77777777" w:rsidR="0063265E" w:rsidRDefault="00155271" w:rsidP="002D5C7F">
      <w:pPr>
        <w:pStyle w:val="Compact"/>
        <w:numPr>
          <w:ilvl w:val="0"/>
          <w:numId w:val="5"/>
        </w:numPr>
      </w:pPr>
      <w:r w:rsidRPr="00BA1FC0">
        <w:t xml:space="preserve">We use </w:t>
      </w:r>
      <w:r w:rsidRPr="00BA1FC0">
        <w:rPr>
          <w:b/>
        </w:rPr>
        <w:t>two parallel streams</w:t>
      </w:r>
      <w:r w:rsidRPr="00BA1FC0">
        <w:t xml:space="preserve"> and combine the results into a single deduplicated corpus. </w:t>
      </w:r>
      <w:r w:rsidR="0084433D" w:rsidRPr="000F6B99">
        <w:t xml:space="preserve">Both streams discover evidence through systematic reviews and then follow those reviews to their primary studies. They differ only in how we </w:t>
      </w:r>
      <w:r w:rsidR="0084433D">
        <w:t>approach</w:t>
      </w:r>
      <w:r w:rsidR="0084433D" w:rsidRPr="000F6B99">
        <w:t xml:space="preserve"> the entry-point reviews:</w:t>
      </w:r>
    </w:p>
    <w:p w14:paraId="596686A7" w14:textId="12E4CE28" w:rsidR="00D16BED" w:rsidRPr="00BA1FC0" w:rsidRDefault="00155271" w:rsidP="00416A2E">
      <w:pPr>
        <w:pStyle w:val="Compact"/>
        <w:numPr>
          <w:ilvl w:val="0"/>
          <w:numId w:val="34"/>
        </w:numPr>
      </w:pPr>
      <w:r w:rsidRPr="003A6B89">
        <w:rPr>
          <w:b/>
          <w:bCs/>
        </w:rPr>
        <w:t>Stream 1</w:t>
      </w:r>
      <w:r w:rsidRPr="00BA1FC0">
        <w:t xml:space="preserve"> — </w:t>
      </w:r>
      <w:r w:rsidR="008E4C56">
        <w:t xml:space="preserve">Follow down from the anchored search through </w:t>
      </w:r>
      <w:r w:rsidRPr="006D27ED">
        <w:t>Barbui</w:t>
      </w:r>
      <w:r w:rsidR="003020A0" w:rsidRPr="006D27ED">
        <w:t xml:space="preserve"> et al. </w:t>
      </w:r>
      <w:r w:rsidR="003020A0">
        <w:t>(</w:t>
      </w:r>
      <w:r w:rsidR="003020A0" w:rsidRPr="006D27ED">
        <w:t>2020)</w:t>
      </w:r>
      <w:r w:rsidR="001F2699">
        <w:t xml:space="preserve"> </w:t>
      </w:r>
      <w:r w:rsidRPr="00BA1FC0">
        <w:t>in two components</w:t>
      </w:r>
      <w:r w:rsidR="008E4C56">
        <w:t>:</w:t>
      </w:r>
    </w:p>
    <w:p w14:paraId="1BF1B514" w14:textId="42A46C12" w:rsidR="00D16BED" w:rsidRPr="00BA1FC0" w:rsidRDefault="00416A2E" w:rsidP="002D5C7F">
      <w:pPr>
        <w:pStyle w:val="Compact"/>
        <w:numPr>
          <w:ilvl w:val="1"/>
          <w:numId w:val="6"/>
        </w:numPr>
      </w:pPr>
      <w:r>
        <w:t>Using the umbrella by Barbui et al. (2020)</w:t>
      </w:r>
      <w:r w:rsidR="00155271" w:rsidRPr="00BA1FC0">
        <w:t>, we identify the systematic reviews that meet our adult-CMD PICOS and retrieve the primary studies they include.</w:t>
      </w:r>
    </w:p>
    <w:p w14:paraId="34B6ABFB" w14:textId="77777777" w:rsidR="008E4C56" w:rsidRDefault="00155271" w:rsidP="008E4C56">
      <w:pPr>
        <w:pStyle w:val="Compact"/>
        <w:numPr>
          <w:ilvl w:val="1"/>
          <w:numId w:val="6"/>
        </w:numPr>
      </w:pPr>
      <w:r w:rsidRPr="00BA1FC0">
        <w:t xml:space="preserve">We run a </w:t>
      </w:r>
      <w:r w:rsidRPr="00BA1FC0">
        <w:rPr>
          <w:b/>
        </w:rPr>
        <w:t>targeted update search</w:t>
      </w:r>
      <w:r w:rsidRPr="00BA1FC0">
        <w:t xml:space="preserve"> — </w:t>
      </w:r>
      <w:r w:rsidR="003020A0" w:rsidRPr="006D27ED">
        <w:t xml:space="preserve">Barbui et al. </w:t>
      </w:r>
      <w:r w:rsidR="003020A0">
        <w:t>(</w:t>
      </w:r>
      <w:r w:rsidR="003020A0" w:rsidRPr="006D27ED">
        <w:t>2020)</w:t>
      </w:r>
      <w:r w:rsidRPr="001F2699">
        <w:t>’s</w:t>
      </w:r>
      <w:r w:rsidRPr="00BA1FC0">
        <w:t xml:space="preserve"> PubMed</w:t>
      </w:r>
      <w:r w:rsidR="0084433D">
        <w:t>,</w:t>
      </w:r>
      <w:r w:rsidRPr="00BA1FC0">
        <w:t xml:space="preserve"> Ovid</w:t>
      </w:r>
      <w:r w:rsidR="0084433D">
        <w:t>,</w:t>
      </w:r>
      <w:r w:rsidRPr="00BA1FC0">
        <w:t xml:space="preserve"> EPISTEMONIKOS </w:t>
      </w:r>
      <w:r w:rsidR="0084433D">
        <w:t>and</w:t>
      </w:r>
      <w:r w:rsidR="0084433D" w:rsidRPr="00BA1FC0">
        <w:t xml:space="preserve"> </w:t>
      </w:r>
      <w:r w:rsidRPr="00BA1FC0">
        <w:t>Cochrane strings (</w:t>
      </w:r>
      <w:r w:rsidR="0084433D" w:rsidRPr="0091374D">
        <w:rPr>
          <w:color w:val="215E99" w:themeColor="text2" w:themeTint="BF"/>
        </w:rPr>
        <w:t xml:space="preserve">Appendix </w:t>
      </w:r>
      <w:r w:rsidR="001F2699" w:rsidRPr="0091374D">
        <w:rPr>
          <w:color w:val="215E99" w:themeColor="text2" w:themeTint="BF"/>
        </w:rPr>
        <w:fldChar w:fldCharType="begin"/>
      </w:r>
      <w:r w:rsidR="001F2699" w:rsidRPr="0091374D">
        <w:rPr>
          <w:color w:val="215E99" w:themeColor="text2" w:themeTint="BF"/>
        </w:rPr>
        <w:instrText xml:space="preserve"> REF AppendixC1 \h </w:instrText>
      </w:r>
      <w:r w:rsidR="0091374D" w:rsidRPr="0091374D">
        <w:rPr>
          <w:color w:val="215E99" w:themeColor="text2" w:themeTint="BF"/>
        </w:rPr>
        <w:instrText xml:space="preserve"> \* MERGEFORMAT </w:instrText>
      </w:r>
      <w:r w:rsidR="001F2699" w:rsidRPr="0091374D">
        <w:rPr>
          <w:color w:val="215E99" w:themeColor="text2" w:themeTint="BF"/>
        </w:rPr>
      </w:r>
      <w:r w:rsidR="001F2699" w:rsidRPr="0091374D">
        <w:rPr>
          <w:color w:val="215E99" w:themeColor="text2" w:themeTint="BF"/>
        </w:rPr>
        <w:fldChar w:fldCharType="separate"/>
      </w:r>
      <w:r w:rsidR="001F2699" w:rsidRPr="0091374D">
        <w:rPr>
          <w:color w:val="215E99" w:themeColor="text2" w:themeTint="BF"/>
        </w:rPr>
        <w:t>C.1</w:t>
      </w:r>
      <w:r w:rsidR="001F2699" w:rsidRPr="0091374D">
        <w:rPr>
          <w:color w:val="215E99" w:themeColor="text2" w:themeTint="BF"/>
        </w:rPr>
        <w:fldChar w:fldCharType="end"/>
      </w:r>
      <w:r w:rsidRPr="00BA1FC0">
        <w:t xml:space="preserve">) re-run from </w:t>
      </w:r>
      <w:commentRangeStart w:id="117"/>
      <w:r w:rsidRPr="00BA1FC0">
        <w:rPr>
          <w:b/>
        </w:rPr>
        <w:t xml:space="preserve">2019-05 </w:t>
      </w:r>
      <w:commentRangeEnd w:id="117"/>
      <w:r w:rsidR="009A25F1" w:rsidRPr="00BA1FC0">
        <w:rPr>
          <w:rStyle w:val="CommentReference"/>
          <w:b/>
          <w:sz w:val="22"/>
          <w:szCs w:val="22"/>
        </w:rPr>
        <w:commentReference w:id="117"/>
      </w:r>
      <w:r w:rsidRPr="00BA1FC0">
        <w:rPr>
          <w:b/>
        </w:rPr>
        <w:t>to 2026-05</w:t>
      </w:r>
      <w:r w:rsidR="00E82880" w:rsidRPr="000F6B99">
        <w:t xml:space="preserve"> intersected with an adult-depression or adult-CMD population hedge, a systematic-review or meta-analysis design hedge, and exclusion of child, adolescent, and refugee or humanitarian samples. We then follow the retrieved reviews to their primary studies.</w:t>
      </w:r>
      <w:r w:rsidR="00B97001">
        <w:t xml:space="preserve"> </w:t>
      </w:r>
      <w:r w:rsidR="00FD1879" w:rsidRPr="000F6B99">
        <w:t xml:space="preserve">We extract only primary studies that </w:t>
      </w:r>
      <w:r w:rsidR="00416A2E">
        <w:t>meet the PICOS criteria</w:t>
      </w:r>
      <w:r w:rsidR="00FD1879" w:rsidRPr="000F6B99">
        <w:t xml:space="preserve">. We </w:t>
      </w:r>
      <w:r w:rsidR="00A03CB0">
        <w:t>use</w:t>
      </w:r>
      <w:r w:rsidR="00FD1879" w:rsidRPr="000F6B99">
        <w:t xml:space="preserve"> AMSTAR-2</w:t>
      </w:r>
      <w:r w:rsidR="00A03CB0">
        <w:t xml:space="preserve"> to </w:t>
      </w:r>
      <w:r w:rsidR="00FD1879" w:rsidRPr="000F6B99">
        <w:t>appraise the source reviews</w:t>
      </w:r>
      <w:r w:rsidR="00B97001">
        <w:t xml:space="preserve"> (</w:t>
      </w:r>
      <w:r w:rsidR="00B97001" w:rsidRPr="0091374D">
        <w:rPr>
          <w:color w:val="0E2841" w:themeColor="text2"/>
        </w:rPr>
        <w:t xml:space="preserve">Appendix </w:t>
      </w:r>
      <w:r w:rsidR="003020A0" w:rsidRPr="0091374D">
        <w:rPr>
          <w:color w:val="215E99" w:themeColor="text2" w:themeTint="BF"/>
        </w:rPr>
        <w:fldChar w:fldCharType="begin"/>
      </w:r>
      <w:r w:rsidR="003020A0" w:rsidRPr="0091374D">
        <w:rPr>
          <w:color w:val="215E99" w:themeColor="text2" w:themeTint="BF"/>
        </w:rPr>
        <w:instrText xml:space="preserve"> REF AppendixD9 \h </w:instrText>
      </w:r>
      <w:r w:rsidR="0091374D" w:rsidRPr="0091374D">
        <w:rPr>
          <w:color w:val="215E99" w:themeColor="text2" w:themeTint="BF"/>
        </w:rPr>
        <w:instrText xml:space="preserve"> \* MERGEFORMAT </w:instrText>
      </w:r>
      <w:r w:rsidR="003020A0" w:rsidRPr="0091374D">
        <w:rPr>
          <w:color w:val="215E99" w:themeColor="text2" w:themeTint="BF"/>
        </w:rPr>
      </w:r>
      <w:r w:rsidR="003020A0" w:rsidRPr="0091374D">
        <w:rPr>
          <w:color w:val="215E99" w:themeColor="text2" w:themeTint="BF"/>
        </w:rPr>
        <w:fldChar w:fldCharType="separate"/>
      </w:r>
      <w:r w:rsidR="003020A0" w:rsidRPr="0091374D">
        <w:rPr>
          <w:color w:val="215E99" w:themeColor="text2" w:themeTint="BF"/>
        </w:rPr>
        <w:t>D.9</w:t>
      </w:r>
      <w:r w:rsidR="003020A0" w:rsidRPr="0091374D">
        <w:rPr>
          <w:color w:val="215E99" w:themeColor="text2" w:themeTint="BF"/>
        </w:rPr>
        <w:fldChar w:fldCharType="end"/>
      </w:r>
      <w:r w:rsidR="00B97001">
        <w:t>)</w:t>
      </w:r>
      <w:r w:rsidRPr="00BA1FC0">
        <w:t xml:space="preserve"> </w:t>
      </w:r>
    </w:p>
    <w:p w14:paraId="2857E0EA" w14:textId="7D8A10E2" w:rsidR="00D16BED" w:rsidRPr="00BA1FC0" w:rsidRDefault="000101EC" w:rsidP="008E4C56">
      <w:pPr>
        <w:pStyle w:val="Compact"/>
        <w:ind w:left="1440"/>
      </w:pPr>
      <w:r>
        <w:t>This covers the in-scope questions: RQ2–RQ6, RQ9, RQ10, and RQ13–RQ16, along with RQ3 and RQ4 (with some light term extensions)</w:t>
      </w:r>
    </w:p>
    <w:p w14:paraId="717C7F75" w14:textId="3B565206" w:rsidR="00D16BED" w:rsidRPr="00BA1FC0" w:rsidRDefault="00155271" w:rsidP="00416A2E">
      <w:pPr>
        <w:pStyle w:val="Compact"/>
        <w:numPr>
          <w:ilvl w:val="0"/>
          <w:numId w:val="34"/>
        </w:numPr>
      </w:pPr>
      <w:r w:rsidRPr="00BA1FC0">
        <w:rPr>
          <w:b/>
        </w:rPr>
        <w:lastRenderedPageBreak/>
        <w:t xml:space="preserve">Stream 2 — </w:t>
      </w:r>
      <w:r w:rsidR="003B3F65">
        <w:t xml:space="preserve">a </w:t>
      </w:r>
      <w:r w:rsidR="003B3F65" w:rsidRPr="003B3F65">
        <w:rPr>
          <w:b/>
          <w:bCs/>
        </w:rPr>
        <w:t xml:space="preserve">seed-paper-led approach </w:t>
      </w:r>
      <w:r w:rsidR="003B3F65">
        <w:t xml:space="preserve">to pulling reviews together and following the trail down </w:t>
      </w:r>
      <w:r w:rsidRPr="00BA1FC0">
        <w:t>for the out-of-scope questions (RQ1, RQ7, RQ8, RQ11, RQ12)</w:t>
      </w:r>
      <w:r w:rsidR="003B3F65">
        <w:t>. W</w:t>
      </w:r>
      <w:r w:rsidRPr="00BA1FC0">
        <w:t>e anchor on the named seed reviews (</w:t>
      </w:r>
      <w:hyperlink w:anchor="tbl-anchorA">
        <w:r w:rsidRPr="003B3F65">
          <w:rPr>
            <w:rStyle w:val="Hyperlink"/>
            <w:i w:val="0"/>
            <w:iCs/>
            <w:color w:val="0E2841" w:themeColor="text2"/>
          </w:rPr>
          <w:t>Table 2</w:t>
        </w:r>
      </w:hyperlink>
      <w:r w:rsidRPr="003B3F65">
        <w:rPr>
          <w:i/>
          <w:iCs/>
        </w:rPr>
        <w:t xml:space="preserve"> to </w:t>
      </w:r>
      <w:hyperlink w:anchor="tbl-anchorD">
        <w:r w:rsidRPr="003B3F65">
          <w:rPr>
            <w:rStyle w:val="Hyperlink"/>
            <w:i w:val="0"/>
            <w:iCs/>
          </w:rPr>
          <w:t>Table 5</w:t>
        </w:r>
      </w:hyperlink>
      <w:r w:rsidR="00AB05ED" w:rsidRPr="00BA1FC0">
        <w:t>)</w:t>
      </w:r>
      <w:r w:rsidR="00CB605C">
        <w:t xml:space="preserve">. </w:t>
      </w:r>
      <w:r w:rsidR="00CB605C" w:rsidRPr="000F6B99">
        <w:t>We expand the set through one-hop backward citation chasing (reference lists) and one-hop forward citation chasing (OpenAlex API; top 50 forward citations by citation count per seed),</w:t>
      </w:r>
      <w:r w:rsidRPr="00BA1FC0">
        <w:t xml:space="preserve"> plus a small targeted SR/MA database search per question (</w:t>
      </w:r>
      <w:r w:rsidR="00E7297A" w:rsidRPr="0091374D">
        <w:rPr>
          <w:color w:val="215E99" w:themeColor="text2" w:themeTint="BF"/>
        </w:rPr>
        <w:t>Appendix</w:t>
      </w:r>
      <w:r w:rsidR="00E7297A" w:rsidRPr="0091374D">
        <w:rPr>
          <w:color w:val="0E2841" w:themeColor="text2"/>
        </w:rPr>
        <w:t xml:space="preserve"> </w:t>
      </w:r>
      <w:r w:rsidR="00F77BFC" w:rsidRPr="0091374D">
        <w:rPr>
          <w:color w:val="215E99" w:themeColor="text2" w:themeTint="BF"/>
        </w:rPr>
        <w:fldChar w:fldCharType="begin"/>
      </w:r>
      <w:r w:rsidR="00F77BFC" w:rsidRPr="0091374D">
        <w:rPr>
          <w:color w:val="215E99" w:themeColor="text2" w:themeTint="BF"/>
        </w:rPr>
        <w:instrText xml:space="preserve"> REF AppendixC2 \h </w:instrText>
      </w:r>
      <w:r w:rsidR="0091374D" w:rsidRPr="0091374D">
        <w:rPr>
          <w:color w:val="215E99" w:themeColor="text2" w:themeTint="BF"/>
        </w:rPr>
        <w:instrText xml:space="preserve"> \* MERGEFORMAT </w:instrText>
      </w:r>
      <w:r w:rsidR="00F77BFC" w:rsidRPr="0091374D">
        <w:rPr>
          <w:color w:val="215E99" w:themeColor="text2" w:themeTint="BF"/>
        </w:rPr>
      </w:r>
      <w:r w:rsidR="00F77BFC" w:rsidRPr="0091374D">
        <w:rPr>
          <w:color w:val="215E99" w:themeColor="text2" w:themeTint="BF"/>
        </w:rPr>
        <w:fldChar w:fldCharType="separate"/>
      </w:r>
      <w:r w:rsidR="00F77BFC" w:rsidRPr="0091374D">
        <w:rPr>
          <w:color w:val="215E99" w:themeColor="text2" w:themeTint="BF"/>
        </w:rPr>
        <w:t>C.2</w:t>
      </w:r>
      <w:r w:rsidR="00F77BFC" w:rsidRPr="0091374D">
        <w:rPr>
          <w:color w:val="215E99" w:themeColor="text2" w:themeTint="BF"/>
        </w:rPr>
        <w:fldChar w:fldCharType="end"/>
      </w:r>
      <w:r w:rsidR="00AB05ED" w:rsidRPr="00BA1FC0">
        <w:t xml:space="preserve">). </w:t>
      </w:r>
      <w:r w:rsidR="0007016C" w:rsidRPr="000F6B99">
        <w:t xml:space="preserve">All entry-point records must be SR/MA and meet </w:t>
      </w:r>
      <w:r w:rsidR="0007016C">
        <w:t>the PICOS criteria</w:t>
      </w:r>
      <w:r w:rsidR="0007016C" w:rsidRPr="000F6B99">
        <w:t xml:space="preserve">. We then follow those reviews to their primary studies and extract only </w:t>
      </w:r>
      <w:r w:rsidR="00046116">
        <w:t>those</w:t>
      </w:r>
      <w:r w:rsidR="0007016C" w:rsidRPr="000F6B99">
        <w:t xml:space="preserve"> that meet </w:t>
      </w:r>
      <w:r w:rsidR="0072422D">
        <w:t>the PICOS criteria, as in</w:t>
      </w:r>
      <w:r w:rsidR="0007016C" w:rsidRPr="000F6B99">
        <w:t xml:space="preserve"> Stream 1.</w:t>
      </w:r>
      <w:r w:rsidRPr="00BA1FC0">
        <w:t xml:space="preserve"> </w:t>
      </w:r>
    </w:p>
    <w:p w14:paraId="1274AE6F" w14:textId="77777777" w:rsidR="00D16BED" w:rsidRPr="00BA1FC0" w:rsidRDefault="00155271" w:rsidP="00A57BC7">
      <w:pPr>
        <w:pStyle w:val="Heading3"/>
      </w:pPr>
      <w:bookmarkStart w:id="118" w:name="_Toc233231830"/>
      <w:bookmarkStart w:id="119" w:name="bibliographic-databases"/>
      <w:r w:rsidRPr="00BA1FC0">
        <w:t>4.2.1 Bibliographic databases</w:t>
      </w:r>
      <w:bookmarkEnd w:id="118"/>
    </w:p>
    <w:p w14:paraId="3D655DE1" w14:textId="571FA8A8" w:rsidR="00D16BED" w:rsidRPr="00BA1FC0" w:rsidRDefault="0072422D" w:rsidP="002D5C7F">
      <w:pPr>
        <w:pStyle w:val="Compact"/>
        <w:numPr>
          <w:ilvl w:val="0"/>
          <w:numId w:val="7"/>
        </w:numPr>
      </w:pPr>
      <w:r>
        <w:rPr>
          <w:b/>
        </w:rPr>
        <w:t>Primary database</w:t>
      </w:r>
      <w:r w:rsidR="00200CEA">
        <w:rPr>
          <w:b/>
        </w:rPr>
        <w:t xml:space="preserve">: </w:t>
      </w:r>
      <w:r w:rsidR="00155271" w:rsidRPr="00200CEA">
        <w:rPr>
          <w:bCs/>
        </w:rPr>
        <w:t>MEDLINE (via PubMed)</w:t>
      </w:r>
      <w:r w:rsidR="00155271" w:rsidRPr="00BA1FC0">
        <w:t xml:space="preserve"> </w:t>
      </w:r>
    </w:p>
    <w:p w14:paraId="4C118BB3" w14:textId="39385F5F" w:rsidR="00D16BED" w:rsidRPr="00BA1FC0" w:rsidRDefault="00200CEA" w:rsidP="002D5C7F">
      <w:pPr>
        <w:pStyle w:val="Compact"/>
        <w:numPr>
          <w:ilvl w:val="0"/>
          <w:numId w:val="7"/>
        </w:numPr>
      </w:pPr>
      <w:r w:rsidRPr="00200CEA">
        <w:rPr>
          <w:b/>
          <w:bCs/>
        </w:rPr>
        <w:t>Psychological intervention literature</w:t>
      </w:r>
      <w:r>
        <w:t xml:space="preserve">: </w:t>
      </w:r>
      <w:r w:rsidR="00155271" w:rsidRPr="00200CEA">
        <w:rPr>
          <w:bCs/>
        </w:rPr>
        <w:t>PsycINFO (via Ovid or EBSCO)</w:t>
      </w:r>
      <w:r w:rsidR="00155271" w:rsidRPr="00BA1FC0">
        <w:t xml:space="preserve"> </w:t>
      </w:r>
    </w:p>
    <w:p w14:paraId="1BFA771B" w14:textId="78CAF739" w:rsidR="00200CEA" w:rsidRDefault="00200CEA" w:rsidP="00200CEA">
      <w:pPr>
        <w:pStyle w:val="Compact"/>
        <w:numPr>
          <w:ilvl w:val="0"/>
          <w:numId w:val="7"/>
        </w:numPr>
      </w:pPr>
      <w:r w:rsidRPr="00200CEA">
        <w:rPr>
          <w:b/>
          <w:bCs/>
        </w:rPr>
        <w:t>Review-level databases used to maximize SR/MA recall in both streams:</w:t>
      </w:r>
      <w:r>
        <w:t xml:space="preserve"> </w:t>
      </w:r>
      <w:r w:rsidR="00155271" w:rsidRPr="00200CEA">
        <w:rPr>
          <w:bCs/>
        </w:rPr>
        <w:t>Epistemonikos and the Cochrane Database of Systematic Reviews</w:t>
      </w:r>
      <w:r w:rsidR="00155271" w:rsidRPr="00BA1FC0">
        <w:t xml:space="preserve"> </w:t>
      </w:r>
    </w:p>
    <w:p w14:paraId="36D21ED2" w14:textId="3A25E4BE" w:rsidR="00BD3026" w:rsidRDefault="00155271" w:rsidP="00200CEA">
      <w:pPr>
        <w:pStyle w:val="Compact"/>
      </w:pPr>
      <w:r w:rsidRPr="00BA1FC0">
        <w:t xml:space="preserve">The </w:t>
      </w:r>
      <w:r w:rsidR="006161A1">
        <w:t xml:space="preserve">anchored </w:t>
      </w:r>
      <w:r w:rsidRPr="00BA1FC0">
        <w:t>Stream 1 (</w:t>
      </w:r>
      <w:r w:rsidRPr="006D27ED">
        <w:t>Barbui</w:t>
      </w:r>
      <w:r w:rsidR="00F77BFC" w:rsidRPr="006D27ED">
        <w:t xml:space="preserve"> et al. 2020</w:t>
      </w:r>
      <w:r w:rsidRPr="00BA1FC0">
        <w:t xml:space="preserve">) update search uses </w:t>
      </w:r>
      <w:r w:rsidR="00B01EEF">
        <w:t xml:space="preserve">the </w:t>
      </w:r>
      <w:r w:rsidR="009B645F">
        <w:t>paper's</w:t>
      </w:r>
      <w:r w:rsidR="00B01EEF" w:rsidRPr="00BA1FC0">
        <w:t xml:space="preserve"> </w:t>
      </w:r>
      <w:r w:rsidRPr="00BA1FC0">
        <w:t>verbatim concept structure (</w:t>
      </w:r>
      <w:r w:rsidR="00B01EEF" w:rsidRPr="00200CEA">
        <w:rPr>
          <w:color w:val="0E2841" w:themeColor="text2"/>
        </w:rPr>
        <w:t xml:space="preserve">Appendix </w:t>
      </w:r>
      <w:r w:rsidR="00F77BFC">
        <w:rPr>
          <w:color w:val="215E99" w:themeColor="text2" w:themeTint="BF"/>
        </w:rPr>
        <w:fldChar w:fldCharType="begin"/>
      </w:r>
      <w:r w:rsidR="00F77BFC" w:rsidRPr="00200CEA">
        <w:rPr>
          <w:color w:val="215E99" w:themeColor="text2" w:themeTint="BF"/>
        </w:rPr>
        <w:instrText xml:space="preserve"> REF AppendixC1 \h </w:instrText>
      </w:r>
      <w:r w:rsidR="009B645F" w:rsidRPr="00200CEA">
        <w:rPr>
          <w:color w:val="215E99" w:themeColor="text2" w:themeTint="BF"/>
        </w:rPr>
        <w:instrText xml:space="preserve"> \* MERGEFORMAT </w:instrText>
      </w:r>
      <w:r w:rsidR="00F77BFC">
        <w:rPr>
          <w:color w:val="215E99" w:themeColor="text2" w:themeTint="BF"/>
        </w:rPr>
      </w:r>
      <w:r w:rsidR="00F77BFC">
        <w:rPr>
          <w:color w:val="215E99" w:themeColor="text2" w:themeTint="BF"/>
        </w:rPr>
        <w:fldChar w:fldCharType="separate"/>
      </w:r>
      <w:r w:rsidR="00F77BFC" w:rsidRPr="00200CEA">
        <w:rPr>
          <w:color w:val="215E99" w:themeColor="text2" w:themeTint="BF"/>
        </w:rPr>
        <w:t>C.1</w:t>
      </w:r>
      <w:r w:rsidR="00F77BFC">
        <w:fldChar w:fldCharType="end"/>
      </w:r>
      <w:r w:rsidR="00BD3026" w:rsidRPr="00BA1FC0">
        <w:t>)</w:t>
      </w:r>
      <w:r w:rsidR="00BD3026">
        <w:t xml:space="preserve"> </w:t>
      </w:r>
      <w:r w:rsidR="007C299B">
        <w:t>and a systematic review or meta-analysis design search strategy, excluding adult-depression or adult-CMD populations and child, adolescent, and refugee or humanitarian samples</w:t>
      </w:r>
      <w:r w:rsidR="00AB5CB8" w:rsidRPr="00AB5CB8">
        <w:t xml:space="preserve">. We then follow the retrieved reviews to their primary studies. </w:t>
      </w:r>
      <w:r w:rsidRPr="00BA1FC0">
        <w:t xml:space="preserve"> </w:t>
      </w:r>
    </w:p>
    <w:p w14:paraId="2EB6B7F7" w14:textId="00DDEAF4" w:rsidR="00D16BED" w:rsidRPr="00BA1FC0" w:rsidRDefault="00155271" w:rsidP="002D5C7F">
      <w:pPr>
        <w:pStyle w:val="FirstParagraph"/>
      </w:pPr>
      <w:r w:rsidRPr="00BA1FC0">
        <w:t>The Stream 2 seed searches (</w:t>
      </w:r>
      <w:r w:rsidR="00BD3026" w:rsidRPr="009B645F">
        <w:rPr>
          <w:color w:val="0E2841" w:themeColor="text2"/>
        </w:rPr>
        <w:t xml:space="preserve">Appendix </w:t>
      </w:r>
      <w:r w:rsidR="00EA68E7">
        <w:rPr>
          <w:color w:val="215E99" w:themeColor="text2" w:themeTint="BF"/>
        </w:rPr>
        <w:fldChar w:fldCharType="begin"/>
      </w:r>
      <w:r w:rsidR="00EA68E7" w:rsidRPr="009B645F">
        <w:rPr>
          <w:color w:val="215E99" w:themeColor="text2" w:themeTint="BF"/>
        </w:rPr>
        <w:instrText xml:space="preserve"> REF AppendixC2 \h </w:instrText>
      </w:r>
      <w:r w:rsidR="009B645F" w:rsidRPr="009B645F">
        <w:rPr>
          <w:color w:val="215E99" w:themeColor="text2" w:themeTint="BF"/>
        </w:rPr>
        <w:instrText xml:space="preserve"> \* MERGEFORMAT </w:instrText>
      </w:r>
      <w:r w:rsidR="00EA68E7">
        <w:rPr>
          <w:color w:val="215E99" w:themeColor="text2" w:themeTint="BF"/>
        </w:rPr>
      </w:r>
      <w:r w:rsidR="00EA68E7">
        <w:rPr>
          <w:color w:val="215E99" w:themeColor="text2" w:themeTint="BF"/>
        </w:rPr>
        <w:fldChar w:fldCharType="separate"/>
      </w:r>
      <w:r w:rsidR="00EA68E7" w:rsidRPr="009B645F">
        <w:rPr>
          <w:color w:val="215E99" w:themeColor="text2" w:themeTint="BF"/>
        </w:rPr>
        <w:t>C.2</w:t>
      </w:r>
      <w:r w:rsidR="00EA68E7">
        <w:fldChar w:fldCharType="end"/>
      </w:r>
      <w:r w:rsidRPr="00BA1FC0">
        <w:t xml:space="preserve">) use three concept blocks joined by </w:t>
      </w:r>
      <w:r w:rsidRPr="00BA1FC0">
        <w:rPr>
          <w:rStyle w:val="VerbatimChar"/>
          <w:rFonts w:ascii="Arial" w:hAnsi="Arial"/>
        </w:rPr>
        <w:t>AND</w:t>
      </w:r>
      <w:r w:rsidRPr="00BA1FC0">
        <w:t>:</w:t>
      </w:r>
    </w:p>
    <w:p w14:paraId="7B4A9B3B" w14:textId="03698E62" w:rsidR="00D16BED" w:rsidRPr="00BA1FC0" w:rsidRDefault="00155271" w:rsidP="002D5C7F">
      <w:pPr>
        <w:pStyle w:val="Compact"/>
        <w:numPr>
          <w:ilvl w:val="0"/>
          <w:numId w:val="8"/>
        </w:numPr>
      </w:pPr>
      <w:r w:rsidRPr="00BA1FC0">
        <w:rPr>
          <w:b/>
        </w:rPr>
        <w:t>Condition</w:t>
      </w:r>
      <w:r w:rsidR="007C299B">
        <w:t xml:space="preserve">: </w:t>
      </w:r>
      <w:r w:rsidRPr="00BA1FC0">
        <w:t xml:space="preserve"> depression OR depressive OR “common mental disorder” OR “mixed anxiety depression” OR “psychological distress” (for RQ1, the condition block is widened to determinant / risk-factor terms; for RQ11, to spillover / general-population terms).</w:t>
      </w:r>
    </w:p>
    <w:p w14:paraId="6518D587" w14:textId="65D72107" w:rsidR="00D16BED" w:rsidRPr="00BA1FC0" w:rsidRDefault="00155271" w:rsidP="002D5C7F">
      <w:pPr>
        <w:pStyle w:val="Compact"/>
        <w:numPr>
          <w:ilvl w:val="0"/>
          <w:numId w:val="8"/>
        </w:numPr>
      </w:pPr>
      <w:r w:rsidRPr="00BA1FC0">
        <w:rPr>
          <w:b/>
        </w:rPr>
        <w:t>Topic</w:t>
      </w:r>
      <w:r w:rsidR="007C299B">
        <w:t>:</w:t>
      </w:r>
      <w:r w:rsidRPr="00BA1FC0">
        <w:t xml:space="preserve"> the question-specific block: dose-response / session-number / treatment-intensity terms (RQ7, RQ8); </w:t>
      </w:r>
      <w:r w:rsidR="00953BE8">
        <w:t>spillover/prevention</w:t>
      </w:r>
      <w:r w:rsidRPr="00BA1FC0">
        <w:t xml:space="preserve"> / general- population terms (RQ11); stepped-care / sequenced-treatment terms (RQ12); biological</w:t>
      </w:r>
      <w:r w:rsidR="004D4554">
        <w:t>/</w:t>
      </w:r>
      <w:r w:rsidRPr="00BA1FC0">
        <w:t>psychosocial / social-determinant terms (RQ1).</w:t>
      </w:r>
    </w:p>
    <w:p w14:paraId="3104DFCD" w14:textId="63A4B732" w:rsidR="00D16BED" w:rsidRPr="00BA1FC0" w:rsidRDefault="00155271" w:rsidP="002D5C7F">
      <w:pPr>
        <w:pStyle w:val="Compact"/>
        <w:numPr>
          <w:ilvl w:val="0"/>
          <w:numId w:val="8"/>
        </w:numPr>
      </w:pPr>
      <w:r w:rsidRPr="00BA1FC0">
        <w:rPr>
          <w:b/>
        </w:rPr>
        <w:t>Design</w:t>
      </w:r>
      <w:r w:rsidR="007C299B">
        <w:t xml:space="preserve">: </w:t>
      </w:r>
      <w:r w:rsidRPr="00BA1FC0">
        <w:t xml:space="preserve">a </w:t>
      </w:r>
      <w:r w:rsidRPr="00BA1FC0">
        <w:rPr>
          <w:b/>
        </w:rPr>
        <w:t>systematic-review / meta-analysis design hedge</w:t>
      </w:r>
      <w:r w:rsidRPr="00BA1FC0">
        <w:t xml:space="preserve"> applied to both streams (</w:t>
      </w:r>
      <w:r w:rsidRPr="00BA1FC0">
        <w:rPr>
          <w:rStyle w:val="VerbatimChar"/>
          <w:rFonts w:ascii="Arial" w:hAnsi="Arial"/>
        </w:rPr>
        <w:t>"systematic review*" OR "meta-analy*" OR "umbrella review*" OR "network meta-analy*" OR "individual participant data" OR    "meta-regress*" OR "review of reviews"</w:t>
      </w:r>
      <w:r w:rsidRPr="00BA1FC0">
        <w:t xml:space="preserve">). </w:t>
      </w:r>
      <w:r w:rsidR="007C169D">
        <w:t>Primary stud</w:t>
      </w:r>
      <w:r w:rsidR="00953BE8">
        <w:t>ies and non-systematic review records are excluded</w:t>
      </w:r>
      <w:r w:rsidRPr="00BA1FC0">
        <w:t>.</w:t>
      </w:r>
    </w:p>
    <w:p w14:paraId="7C29E727" w14:textId="69BB9BD2" w:rsidR="00FC7883" w:rsidRDefault="00792ADE" w:rsidP="002D5C7F">
      <w:pPr>
        <w:pStyle w:val="FirstParagraph"/>
      </w:pPr>
      <w:r w:rsidRPr="00C3220C">
        <w:t xml:space="preserve">We adapt the database-specific syntax (MeSH terms, truncation </w:t>
      </w:r>
      <w:r w:rsidR="00FC7883">
        <w:t>and</w:t>
      </w:r>
      <w:r w:rsidRPr="00C3220C">
        <w:t xml:space="preserve"> proximity operators) </w:t>
      </w:r>
      <w:r w:rsidR="00FC7883">
        <w:t>for each</w:t>
      </w:r>
      <w:r w:rsidRPr="00C3220C">
        <w:t xml:space="preserve"> platform.</w:t>
      </w:r>
      <w:r>
        <w:t xml:space="preserve"> </w:t>
      </w:r>
      <w:r w:rsidR="00356DC1" w:rsidRPr="00212280">
        <w:rPr>
          <w:color w:val="0E2841" w:themeColor="text2"/>
        </w:rPr>
        <w:t xml:space="preserve">Appendix </w:t>
      </w:r>
      <w:r w:rsidR="00BF2E74" w:rsidRPr="00212280">
        <w:rPr>
          <w:color w:val="215E99" w:themeColor="text2" w:themeTint="BF"/>
        </w:rPr>
        <w:fldChar w:fldCharType="begin"/>
      </w:r>
      <w:r w:rsidR="00BF2E74" w:rsidRPr="00212280">
        <w:rPr>
          <w:color w:val="215E99" w:themeColor="text2" w:themeTint="BF"/>
        </w:rPr>
        <w:instrText xml:space="preserve"> REF AppendixC2 \h </w:instrText>
      </w:r>
      <w:r w:rsidR="00212280">
        <w:rPr>
          <w:color w:val="215E99" w:themeColor="text2" w:themeTint="BF"/>
        </w:rPr>
        <w:instrText xml:space="preserve"> \* MERGEFORMAT </w:instrText>
      </w:r>
      <w:r w:rsidR="00BF2E74" w:rsidRPr="00212280">
        <w:rPr>
          <w:color w:val="215E99" w:themeColor="text2" w:themeTint="BF"/>
        </w:rPr>
      </w:r>
      <w:r w:rsidR="00BF2E74" w:rsidRPr="00212280">
        <w:rPr>
          <w:color w:val="215E99" w:themeColor="text2" w:themeTint="BF"/>
        </w:rPr>
        <w:fldChar w:fldCharType="separate"/>
      </w:r>
      <w:r w:rsidR="00BF2E74" w:rsidRPr="00212280">
        <w:rPr>
          <w:color w:val="215E99" w:themeColor="text2" w:themeTint="BF"/>
        </w:rPr>
        <w:t xml:space="preserve">C.2 </w:t>
      </w:r>
      <w:r w:rsidR="00BF2E74" w:rsidRPr="00212280">
        <w:rPr>
          <w:color w:val="215E99" w:themeColor="text2" w:themeTint="BF"/>
        </w:rPr>
        <w:fldChar w:fldCharType="end"/>
      </w:r>
      <w:r w:rsidR="004745BA">
        <w:t>records the full set of</w:t>
      </w:r>
      <w:r w:rsidR="00356DC1" w:rsidRPr="00C3220C">
        <w:t xml:space="preserve"> deployed strings.</w:t>
      </w:r>
      <w:bookmarkStart w:id="120" w:name="stream-2-seed-review-assembly"/>
      <w:bookmarkEnd w:id="119"/>
    </w:p>
    <w:p w14:paraId="3FF7052A" w14:textId="2AC5AA7A" w:rsidR="00D16BED" w:rsidRPr="002D5C7F" w:rsidRDefault="00155271" w:rsidP="004745BA">
      <w:pPr>
        <w:pStyle w:val="Heading3"/>
      </w:pPr>
      <w:bookmarkStart w:id="121" w:name="_Toc233231831"/>
      <w:r w:rsidRPr="002D5C7F">
        <w:t>4.2.2 Stream 2 seed-review assembly</w:t>
      </w:r>
      <w:bookmarkEnd w:id="121"/>
    </w:p>
    <w:p w14:paraId="78B1B00E" w14:textId="39C2A380" w:rsidR="00601608" w:rsidRPr="00C3220C" w:rsidRDefault="00601608" w:rsidP="002D5C7F">
      <w:pPr>
        <w:pStyle w:val="FirstParagraph"/>
      </w:pPr>
      <w:r w:rsidRPr="00C3220C">
        <w:t>For each out-of-scope question, the named seed reviews (</w:t>
      </w:r>
      <w:hyperlink w:anchor="tbl-anchorA">
        <w:r w:rsidRPr="00C3220C">
          <w:rPr>
            <w:rStyle w:val="Hyperlink"/>
          </w:rPr>
          <w:t>Table 2</w:t>
        </w:r>
      </w:hyperlink>
      <w:r w:rsidRPr="00C3220C">
        <w:t xml:space="preserve"> to </w:t>
      </w:r>
      <w:hyperlink w:anchor="tbl-anchorD">
        <w:r w:rsidRPr="00C3220C">
          <w:rPr>
            <w:rStyle w:val="Hyperlink"/>
          </w:rPr>
          <w:t>Table 5</w:t>
        </w:r>
      </w:hyperlink>
      <w:r w:rsidRPr="00C3220C">
        <w:t>) form the starting set. We expand the set through one-hop citation chasing restricted to SR/MA. We perform one hop backward</w:t>
      </w:r>
      <w:r w:rsidR="008769B3">
        <w:t>s</w:t>
      </w:r>
      <w:r w:rsidR="00506DE5">
        <w:rPr>
          <w:rStyle w:val="FootnoteReference"/>
        </w:rPr>
        <w:footnoteReference w:id="4"/>
      </w:r>
      <w:r w:rsidRPr="00C3220C">
        <w:t xml:space="preserve"> (reference lists of each seed) and one hop forward</w:t>
      </w:r>
      <w:r w:rsidR="00930435">
        <w:rPr>
          <w:rStyle w:val="FootnoteReference"/>
        </w:rPr>
        <w:footnoteReference w:id="5"/>
      </w:r>
      <w:r w:rsidRPr="00C3220C">
        <w:t xml:space="preserve"> </w:t>
      </w:r>
      <w:r w:rsidR="00C03099">
        <w:t xml:space="preserve">citations </w:t>
      </w:r>
      <w:r w:rsidRPr="00C3220C">
        <w:t xml:space="preserve">via the OpenAlex </w:t>
      </w:r>
      <w:r w:rsidRPr="00C3220C">
        <w:lastRenderedPageBreak/>
        <w:t>API (top 50 forward citations by citation count per seed). We de-duplicate the citation-chasing yield against the database-search yield, screen it against PICOST, and admit records only if they are systematic reviews or meta-analyses. As in Stream 1, we then follow the admitted reviews to their primary studies and extract only those meeting PICOS.</w:t>
      </w:r>
    </w:p>
    <w:p w14:paraId="5EC9BD69" w14:textId="3A68414A" w:rsidR="00D16BED" w:rsidRPr="00BA1FC0" w:rsidRDefault="00601608" w:rsidP="008769B3">
      <w:pPr>
        <w:pStyle w:val="FirstParagraph"/>
      </w:pPr>
      <w:r w:rsidRPr="00C3220C">
        <w:t>We run searches during weeks 1</w:t>
      </w:r>
      <w:r w:rsidR="00A84BB9">
        <w:t>-</w:t>
      </w:r>
      <w:r w:rsidRPr="00C3220C">
        <w:t xml:space="preserve">2 of the milestone window. We record the search end date and re-run the same strings as an update search in week 7, as standard practice. We extract any new records </w:t>
      </w:r>
      <w:r w:rsidR="00A84BB9">
        <w:t xml:space="preserve">that meet PICOS criteria </w:t>
      </w:r>
      <w:r w:rsidRPr="00C3220C">
        <w:t>and integrate them before the final synthesis.</w:t>
      </w:r>
    </w:p>
    <w:p w14:paraId="0D18B09E" w14:textId="77777777" w:rsidR="00D16BED" w:rsidRPr="00BA1FC0" w:rsidRDefault="00155271" w:rsidP="002D5C7F">
      <w:pPr>
        <w:pStyle w:val="Heading2"/>
      </w:pPr>
      <w:bookmarkStart w:id="122" w:name="_Toc233231832"/>
      <w:bookmarkStart w:id="123" w:name="screening"/>
      <w:bookmarkEnd w:id="115"/>
      <w:bookmarkEnd w:id="120"/>
      <w:r w:rsidRPr="00BA1FC0">
        <w:t>4.3 Screening</w:t>
      </w:r>
      <w:bookmarkEnd w:id="122"/>
    </w:p>
    <w:p w14:paraId="15D9B658" w14:textId="5F332DE4" w:rsidR="00447F17" w:rsidRDefault="00E4115E" w:rsidP="002D5C7F">
      <w:pPr>
        <w:pStyle w:val="FirstParagraph"/>
      </w:pPr>
      <w:r w:rsidRPr="00C3220C">
        <w:t>We import all records (database hits and citation-chasing yield) to EPPI-Reviewer</w:t>
      </w:r>
      <w:r w:rsidR="007C4D91">
        <w:t xml:space="preserve"> </w:t>
      </w:r>
      <w:r w:rsidR="00602470">
        <w:fldChar w:fldCharType="begin"/>
      </w:r>
      <w:r w:rsidR="00602470">
        <w:instrText xml:space="preserve"> ADDIN ZOTERO_ITEM CSL_CITATION {"citationID":"zHtQlOi8","properties":{"unsorted":false,"formattedCitation":"(Thomas et al., 2023)","plainCitation":"(Thomas et al., 2023)","noteIndex":0},"citationItems":[{"id":276250,"uris":["http://zotero.org/groups/6580398/items/BH2XTDWA"],"itemData":{"id":276250,"type":"document","publisher":"EPPI Centre, UCL Social Research Institute, University College London","publisher-place":"London","title":"EPPI-Reviewer: advanced software for systematic reviews, maps and evidence synthesis","URL":"https://eppi.ioe.ac.uk/cms/er4/","author":[{"family":"Thomas","given":"James"},{"family":"Graziosi","given":"Sergio"},{"family":"Brunton","given":"James"},{"family":"Ghouze","given":"Zaha"},{"family":"O'Driscoll","given":"Patrick"},{"family":"Bond","given":"Mark"},{"family":"Koryakina","given":"Anna"}],"issued":{"date-parts":[["2023"]]}}}],"schema":"https://github.com/citation-style-language/schema/raw/master/csl-citation.json"} </w:instrText>
      </w:r>
      <w:r w:rsidR="00602470">
        <w:fldChar w:fldCharType="separate"/>
      </w:r>
      <w:r w:rsidR="00602470" w:rsidRPr="00FD689E">
        <w:t>(Thomas et al., 2023)</w:t>
      </w:r>
      <w:r w:rsidR="00602470">
        <w:fldChar w:fldCharType="end"/>
      </w:r>
      <w:r w:rsidRPr="00C3220C">
        <w:t xml:space="preserve"> for deduplication, screening, and extraction management. We perform a second pass of deduplication in R using the </w:t>
      </w:r>
      <w:r w:rsidRPr="008B52A8">
        <w:rPr>
          <w:i/>
        </w:rPr>
        <w:t>synthesisr</w:t>
      </w:r>
      <w:r w:rsidRPr="00C3220C">
        <w:t xml:space="preserve"> package</w:t>
      </w:r>
      <w:r w:rsidR="008769B3">
        <w:t>, based on DOIs and normaliz</w:t>
      </w:r>
      <w:r w:rsidR="007C4D91" w:rsidRPr="00C3220C">
        <w:t>ed</w:t>
      </w:r>
      <w:r w:rsidRPr="00C3220C">
        <w:t xml:space="preserve"> titles.</w:t>
      </w:r>
    </w:p>
    <w:p w14:paraId="4D7497F0" w14:textId="77777777" w:rsidR="00D16BED" w:rsidRPr="00BA1FC0" w:rsidRDefault="00155271" w:rsidP="00A57BC7">
      <w:pPr>
        <w:pStyle w:val="Heading3"/>
      </w:pPr>
      <w:bookmarkStart w:id="124" w:name="_Toc233231833"/>
      <w:bookmarkStart w:id="125" w:name="title-and-abstract-screening"/>
      <w:r w:rsidRPr="00BA1FC0">
        <w:t>4.3.1 Title and abstract screening</w:t>
      </w:r>
      <w:bookmarkEnd w:id="124"/>
    </w:p>
    <w:p w14:paraId="698640F7" w14:textId="77777777" w:rsidR="00D16BED" w:rsidRPr="00BA1FC0" w:rsidRDefault="00155271" w:rsidP="002D5C7F">
      <w:pPr>
        <w:pStyle w:val="FirstParagraph"/>
      </w:pPr>
      <w:r w:rsidRPr="00BA1FC0">
        <w:t>Single-reviewer screening, augmented by LLM second-screening:</w:t>
      </w:r>
    </w:p>
    <w:p w14:paraId="45B8B990" w14:textId="77777777" w:rsidR="00021F49" w:rsidRDefault="00155271" w:rsidP="00021F49">
      <w:pPr>
        <w:pStyle w:val="Compact"/>
        <w:numPr>
          <w:ilvl w:val="0"/>
          <w:numId w:val="9"/>
        </w:numPr>
      </w:pPr>
      <w:r w:rsidRPr="00BA1FC0">
        <w:rPr>
          <w:b/>
        </w:rPr>
        <w:t>Human pass</w:t>
      </w:r>
      <w:r w:rsidR="00F50907">
        <w:rPr>
          <w:b/>
        </w:rPr>
        <w:t>:</w:t>
      </w:r>
      <w:r w:rsidRPr="00BA1FC0">
        <w:t xml:space="preserve"> </w:t>
      </w:r>
      <w:r w:rsidR="006C2622">
        <w:t>A single reviewer screens each record's title and abstract against the PICOST criteria and assigns one of three statuses: include, exclude, or undecided. Exclusions are tagged with a reason code following a set hierarchy — population, then design, intervention, outcome, context, and finally language or date.</w:t>
      </w:r>
    </w:p>
    <w:p w14:paraId="403D7A93" w14:textId="77777777" w:rsidR="00021F49" w:rsidRDefault="00155271" w:rsidP="00021F49">
      <w:pPr>
        <w:pStyle w:val="Compact"/>
        <w:numPr>
          <w:ilvl w:val="0"/>
          <w:numId w:val="9"/>
        </w:numPr>
      </w:pPr>
      <w:r w:rsidRPr="00021F49">
        <w:rPr>
          <w:b/>
        </w:rPr>
        <w:t>LLM pass</w:t>
      </w:r>
      <w:r w:rsidR="00F50907" w:rsidRPr="00021F49">
        <w:rPr>
          <w:b/>
        </w:rPr>
        <w:t>:</w:t>
      </w:r>
      <w:r w:rsidRPr="00BA1FC0">
        <w:t xml:space="preserve"> </w:t>
      </w:r>
      <w:r w:rsidR="00021F49">
        <w:t>At the same time, we run each record through an LLM (Claude 4.7 or equivalent). The model gets the same PICOST criteria and the record's title and abstract, and returns three things: a decision, the first criterion the record failed on (if excluded), and a direct quote from the abstract that supports the decision.</w:t>
      </w:r>
    </w:p>
    <w:p w14:paraId="0031A29A" w14:textId="69FBF672" w:rsidR="00021F49" w:rsidRDefault="00021F49" w:rsidP="00021F49">
      <w:pPr>
        <w:pStyle w:val="Compact"/>
        <w:ind w:left="720"/>
      </w:pPr>
      <w:r>
        <w:t xml:space="preserve">We screen each record three times, using paraphrased versions of the prompt. The number of times the three runs agree (from 0/3 to 3/3) gives us a confidence score for that record. To ensure the supporting quote is </w:t>
      </w:r>
      <w:r w:rsidR="00FE1B1C">
        <w:t>accurate</w:t>
      </w:r>
      <w:r>
        <w:t>, we check it against the source using an exact string match. If it does</w:t>
      </w:r>
      <w:r w:rsidR="00FE1B1C">
        <w:t xml:space="preserve"> no</w:t>
      </w:r>
      <w:r>
        <w:t>t match, we re-prompt the model.</w:t>
      </w:r>
    </w:p>
    <w:p w14:paraId="0AE2D1AE" w14:textId="0AA2F382" w:rsidR="00D16BED" w:rsidRPr="00BA1FC0" w:rsidRDefault="00155271" w:rsidP="002D5C7F">
      <w:pPr>
        <w:pStyle w:val="Compact"/>
        <w:numPr>
          <w:ilvl w:val="0"/>
          <w:numId w:val="9"/>
        </w:numPr>
      </w:pPr>
      <w:r w:rsidRPr="00BA1FC0">
        <w:rPr>
          <w:b/>
        </w:rPr>
        <w:t>Adjudication</w:t>
      </w:r>
      <w:r w:rsidR="00F50907">
        <w:rPr>
          <w:b/>
        </w:rPr>
        <w:t xml:space="preserve">: </w:t>
      </w:r>
      <w:r w:rsidRPr="00BA1FC0">
        <w:t xml:space="preserve">All disagreements between </w:t>
      </w:r>
      <w:r w:rsidR="00357A0B">
        <w:t xml:space="preserve">humans </w:t>
      </w:r>
      <w:r w:rsidRPr="00BA1FC0">
        <w:t xml:space="preserve">and </w:t>
      </w:r>
      <w:r w:rsidR="00357A0B">
        <w:t>LLMs</w:t>
      </w:r>
      <w:r w:rsidRPr="00BA1FC0">
        <w:t xml:space="preserve">, all human “undecided” decisions, and any LLM low-confidence cases (k = 1/3 or 2/3) are reviewed by the </w:t>
      </w:r>
      <w:r w:rsidRPr="00BA1FC0">
        <w:rPr>
          <w:b/>
        </w:rPr>
        <w:t xml:space="preserve">screening </w:t>
      </w:r>
      <w:r w:rsidR="00F50907">
        <w:rPr>
          <w:b/>
        </w:rPr>
        <w:t>reviewer</w:t>
      </w:r>
      <w:r w:rsidRPr="00BA1FC0">
        <w:rPr>
          <w:b/>
        </w:rPr>
        <w:t xml:space="preserve"> </w:t>
      </w:r>
      <w:r w:rsidRPr="00BA1FC0">
        <w:t xml:space="preserve">for final </w:t>
      </w:r>
      <w:r w:rsidR="0097248A">
        <w:t>consensus</w:t>
      </w:r>
      <w:r w:rsidRPr="00BA1FC0">
        <w:t xml:space="preserve">. </w:t>
      </w:r>
    </w:p>
    <w:p w14:paraId="61A03E19" w14:textId="6558F370" w:rsidR="00D16BED" w:rsidRPr="00BA1FC0" w:rsidRDefault="00155271" w:rsidP="002D5C7F">
      <w:pPr>
        <w:pStyle w:val="Compact"/>
        <w:numPr>
          <w:ilvl w:val="0"/>
          <w:numId w:val="9"/>
        </w:numPr>
      </w:pPr>
      <w:r w:rsidRPr="00BA1FC0">
        <w:rPr>
          <w:b/>
        </w:rPr>
        <w:t>Audit.</w:t>
      </w:r>
      <w:r w:rsidRPr="00BA1FC0">
        <w:t xml:space="preserve"> </w:t>
      </w:r>
      <w:r w:rsidR="00FE1B1C">
        <w:t>The LLM reviews a 10% random audit of human-excluded records</w:t>
      </w:r>
      <w:r w:rsidRPr="00BA1FC0">
        <w:t xml:space="preserve"> as a missed-criterion check; flagged items go to the </w:t>
      </w:r>
      <w:r w:rsidR="00FE1B1C">
        <w:t>core team reviewer</w:t>
      </w:r>
      <w:r w:rsidRPr="00BA1FC0">
        <w:t>.</w:t>
      </w:r>
    </w:p>
    <w:p w14:paraId="40AFA14F" w14:textId="4330E0D9" w:rsidR="00D16BED" w:rsidRPr="00BA1FC0" w:rsidRDefault="00155271" w:rsidP="002D5C7F">
      <w:pPr>
        <w:pStyle w:val="FirstParagraph"/>
      </w:pPr>
      <w:r w:rsidRPr="00BA1FC0">
        <w:t xml:space="preserve">Prompt performance is </w:t>
      </w:r>
      <w:r w:rsidRPr="00BA1FC0">
        <w:rPr>
          <w:b/>
        </w:rPr>
        <w:t>pre-calibrated</w:t>
      </w:r>
      <w:r w:rsidRPr="00BA1FC0">
        <w:t xml:space="preserve"> against a held-out human gold standard before live screening (see </w:t>
      </w:r>
      <w:r w:rsidR="00BF2E74" w:rsidRPr="00D23E1A">
        <w:rPr>
          <w:color w:val="0E2841" w:themeColor="text2"/>
        </w:rPr>
        <w:t xml:space="preserve">Appendix </w:t>
      </w:r>
      <w:r w:rsidR="00BF2E74" w:rsidRPr="00D23E1A">
        <w:rPr>
          <w:color w:val="215E99" w:themeColor="text2" w:themeTint="BF"/>
        </w:rPr>
        <w:fldChar w:fldCharType="begin"/>
      </w:r>
      <w:r w:rsidR="00BF2E74" w:rsidRPr="00D23E1A">
        <w:rPr>
          <w:color w:val="215E99" w:themeColor="text2" w:themeTint="BF"/>
        </w:rPr>
        <w:instrText xml:space="preserve"> REF AppendixF6 \h </w:instrText>
      </w:r>
      <w:r w:rsidR="00D23E1A" w:rsidRPr="00D23E1A">
        <w:rPr>
          <w:color w:val="215E99" w:themeColor="text2" w:themeTint="BF"/>
        </w:rPr>
        <w:instrText xml:space="preserve"> \* MERGEFORMAT </w:instrText>
      </w:r>
      <w:r w:rsidR="00BF2E74" w:rsidRPr="00D23E1A">
        <w:rPr>
          <w:color w:val="215E99" w:themeColor="text2" w:themeTint="BF"/>
        </w:rPr>
      </w:r>
      <w:r w:rsidR="00BF2E74" w:rsidRPr="00D23E1A">
        <w:rPr>
          <w:color w:val="215E99" w:themeColor="text2" w:themeTint="BF"/>
        </w:rPr>
        <w:fldChar w:fldCharType="separate"/>
      </w:r>
      <w:r w:rsidR="00BF2E74" w:rsidRPr="00D23E1A">
        <w:rPr>
          <w:color w:val="215E99" w:themeColor="text2" w:themeTint="BF"/>
        </w:rPr>
        <w:t>F.6</w:t>
      </w:r>
      <w:r w:rsidR="00BF2E74" w:rsidRPr="00D23E1A">
        <w:rPr>
          <w:color w:val="215E99" w:themeColor="text2" w:themeTint="BF"/>
        </w:rPr>
        <w:fldChar w:fldCharType="end"/>
      </w:r>
      <w:r w:rsidRPr="00BA1FC0">
        <w:t xml:space="preserve">): 100 records (60 T/A, 40 full-text) are double-screened by the primary reviewer (L. Sempe) and the senior reviewer </w:t>
      </w:r>
      <w:del w:id="126" w:author="Suvarna Pande" w:date="2026-06-28T15:37:00Z" w16du:dateUtc="2026-06-28T14:37:00Z">
        <w:r w:rsidRPr="00BA1FC0" w:rsidDel="00B21EF8">
          <w:delText>(J. Alagarajah)</w:delText>
        </w:r>
      </w:del>
      <w:r w:rsidRPr="00BA1FC0">
        <w:t xml:space="preserve"> acting as second human for the </w:t>
      </w:r>
      <w:r w:rsidRPr="00BA1FC0">
        <w:lastRenderedPageBreak/>
        <w:t xml:space="preserve">calibration set only, and LLM prompts are iterated until agreement with the human gold standard reaches Cohen’s κ ≥ 0.7 (T/A) and ≥ 0.6 (full-text), or the protocol is amended with a documented rationale. After calibration, live-screening κ is reported on a rolling 50-record window for drift monitoring. We do </w:t>
      </w:r>
      <w:r w:rsidRPr="00BA1FC0">
        <w:rPr>
          <w:b/>
        </w:rPr>
        <w:t>not</w:t>
      </w:r>
      <w:r w:rsidRPr="00BA1FC0">
        <w:t xml:space="preserve"> treat live-corpus κ as a primary performance metric, because the LLM and the primary reviewer are not blinded to each other’s prior decisions during live screening; the calibration κ is the performance metric of record. Calibration curve metrics</w:t>
      </w:r>
      <w:r w:rsidR="00F22D3A">
        <w:rPr>
          <w:rStyle w:val="FootnoteReference"/>
        </w:rPr>
        <w:footnoteReference w:id="6"/>
      </w:r>
      <w:r w:rsidRPr="00BA1FC0">
        <w:t xml:space="preserve"> </w:t>
      </w:r>
      <w:r w:rsidRPr="00D23E1A">
        <w:t xml:space="preserve">(ECE, Brier) </w:t>
      </w:r>
      <w:r w:rsidR="00D13758" w:rsidRPr="00D23E1A">
        <w:fldChar w:fldCharType="begin"/>
      </w:r>
      <w:r w:rsidR="00D13758" w:rsidRPr="00D23E1A">
        <w:instrText xml:space="preserve"> ADDIN ZOTERO_ITEM CSL_CITATION {"citationID":"3GaJ6Z3s","properties":{"unsorted":false,"formattedCitation":"(Marion et al., 2026)","plainCitation":"(Marion et al., 2026)","noteIndex":0},"citationItems":[{"id":276255,"uris":["http://zotero.org/groups/6580398/items/SCC4VJH9"],"itemData":{"id":276255,"type":"manuscript","genre":"Protocol","publisher":"International Initiative for Impact Evaluation (3ie)","title":"Mapping the Global Evidence Base in Health Systems Financing (HSF) and Health Economics (HE) using Machine Learning","author":[{"family":"Marion","given":"Pierre"},{"family":"Hutchinson","given":"Brian"},{"family":"Lee","given":"Sanghwa"},{"family":"Pande","given":"Suvarna"},{"family":"Kastel","given":"Fiona"},{"family":"Sempe","given":"Lucas"},{"family":"Engelbert","given":"Mark"},{"family":"Witter","given":"Sophie"},{"family":"Kutzin","given":"Joe"},{"family":"Thota","given":"Anilkrishna B."}],"issued":{"date-parts":[["2026",6]]}}}],"schema":"https://github.com/citation-style-language/schema/raw/master/csl-citation.json"} </w:instrText>
      </w:r>
      <w:r w:rsidR="00D13758" w:rsidRPr="00D23E1A">
        <w:fldChar w:fldCharType="separate"/>
      </w:r>
      <w:r w:rsidR="00D13758" w:rsidRPr="00D23E1A">
        <w:t>(Marion et al., 2026)</w:t>
      </w:r>
      <w:r w:rsidR="00D13758" w:rsidRPr="00D23E1A">
        <w:fldChar w:fldCharType="end"/>
      </w:r>
      <w:r w:rsidRPr="00BA1FC0">
        <w:t xml:space="preserve"> are not computed for this rapid review.</w:t>
      </w:r>
    </w:p>
    <w:p w14:paraId="3319BE2C" w14:textId="77777777" w:rsidR="00D16BED" w:rsidRPr="00BA1FC0" w:rsidRDefault="00155271" w:rsidP="00A57BC7">
      <w:pPr>
        <w:pStyle w:val="Heading3"/>
      </w:pPr>
      <w:bookmarkStart w:id="127" w:name="_Toc233231834"/>
      <w:bookmarkStart w:id="128" w:name="full-text-screening"/>
      <w:bookmarkEnd w:id="125"/>
      <w:r w:rsidRPr="00BA1FC0">
        <w:t>4.3.2 Full-text screening</w:t>
      </w:r>
      <w:bookmarkEnd w:id="127"/>
    </w:p>
    <w:p w14:paraId="62FC2DF2" w14:textId="7DA9946A" w:rsidR="00D16BED" w:rsidRPr="00BA1FC0" w:rsidRDefault="00155271" w:rsidP="002D5C7F">
      <w:pPr>
        <w:pStyle w:val="FirstParagraph"/>
      </w:pPr>
      <w:r w:rsidRPr="00BA1FC0">
        <w:t>Full texts are retrieved through institutional access and direct contact</w:t>
      </w:r>
      <w:r w:rsidR="009B1E98">
        <w:t xml:space="preserve"> with the authors</w:t>
      </w:r>
      <w:r w:rsidRPr="00BA1FC0">
        <w:t>. Records for which full text cannot be obtained after two rounds of requests are recorded as “not retrievable” and reported in the PRISMA flow diagram.</w:t>
      </w:r>
    </w:p>
    <w:p w14:paraId="2B8644CF" w14:textId="77777777" w:rsidR="00D16BED" w:rsidRPr="00BA1FC0" w:rsidRDefault="00155271" w:rsidP="002D5C7F">
      <w:pPr>
        <w:pStyle w:val="BodyText"/>
      </w:pPr>
      <w:r w:rsidRPr="00BA1FC0">
        <w:t>Single-reviewer human screening with LLM cross-check:</w:t>
      </w:r>
    </w:p>
    <w:p w14:paraId="759338FF" w14:textId="77777777" w:rsidR="00D16BED" w:rsidRPr="00BA1FC0" w:rsidRDefault="00155271" w:rsidP="002D5C7F">
      <w:pPr>
        <w:pStyle w:val="Compact"/>
        <w:numPr>
          <w:ilvl w:val="0"/>
          <w:numId w:val="10"/>
        </w:numPr>
      </w:pPr>
      <w:r w:rsidRPr="00BA1FC0">
        <w:t>Human reviewer applies the full PICOST and assigns inclusion/exclusion with hierarchical reason code, plus additional codes assessable only at full text (e.g., adult subgroup separately reported; specific facilitator type; outcome measure used).</w:t>
      </w:r>
    </w:p>
    <w:p w14:paraId="09CDA3BB" w14:textId="10F544EB" w:rsidR="00D16BED" w:rsidRPr="00BA1FC0" w:rsidRDefault="00155271" w:rsidP="002D5C7F">
      <w:pPr>
        <w:pStyle w:val="Compact"/>
        <w:numPr>
          <w:ilvl w:val="0"/>
          <w:numId w:val="10"/>
        </w:numPr>
      </w:pPr>
      <w:r w:rsidRPr="00BA1FC0">
        <w:t xml:space="preserve">The LLM, prompted with the full text segmented into abstract, methods, results, and discussion, returns a decision, exclusion code (if any), and verbatim supporting spans from </w:t>
      </w:r>
      <w:r w:rsidR="006F16A8">
        <w:t xml:space="preserve">the </w:t>
      </w:r>
      <w:r w:rsidRPr="00BA1FC0">
        <w:t xml:space="preserve">methods and results sections. Spans drawn only from the abstract are rejected and re-prompted. </w:t>
      </w:r>
      <w:r w:rsidRPr="00BA1FC0">
        <w:rPr>
          <w:rStyle w:val="VerbatimChar"/>
          <w:rFonts w:ascii="Arial" w:hAnsi="Arial"/>
        </w:rPr>
        <w:t>k = 3</w:t>
      </w:r>
      <w:r w:rsidRPr="00BA1FC0">
        <w:t xml:space="preserve"> runs per record.</w:t>
      </w:r>
    </w:p>
    <w:p w14:paraId="2972E2F6" w14:textId="61F6961D" w:rsidR="00D16BED" w:rsidRPr="00BA1FC0" w:rsidRDefault="00155271" w:rsidP="002D5C7F">
      <w:pPr>
        <w:pStyle w:val="Compact"/>
        <w:numPr>
          <w:ilvl w:val="0"/>
          <w:numId w:val="10"/>
        </w:numPr>
      </w:pPr>
      <w:r w:rsidRPr="00BA1FC0">
        <w:t xml:space="preserve">All human–LLM disagreements and all human-included records proceed to the screening </w:t>
      </w:r>
      <w:r w:rsidR="00827FB2">
        <w:t>core team reviewer</w:t>
      </w:r>
      <w:r w:rsidRPr="00BA1FC0">
        <w:t xml:space="preserve"> for confirmation. All LLM-exclude decisions at full-text are audited by a human (asymmetric audit: false exclusions at full-text are the costlier error).</w:t>
      </w:r>
    </w:p>
    <w:p w14:paraId="613B6E47" w14:textId="77777777" w:rsidR="00D16BED" w:rsidRPr="00BA1FC0" w:rsidRDefault="00155271" w:rsidP="00A57BC7">
      <w:pPr>
        <w:pStyle w:val="Heading3"/>
      </w:pPr>
      <w:bookmarkStart w:id="129" w:name="_Toc233231835"/>
      <w:bookmarkStart w:id="130" w:name="linked-publication-grouping"/>
      <w:bookmarkEnd w:id="128"/>
      <w:r w:rsidRPr="00BA1FC0">
        <w:t>4.3.3 Linked-publication grouping</w:t>
      </w:r>
      <w:bookmarkEnd w:id="129"/>
    </w:p>
    <w:p w14:paraId="319EAB9D" w14:textId="480C0788" w:rsidR="00D16BED" w:rsidRPr="00BA1FC0" w:rsidRDefault="00155271" w:rsidP="002D5C7F">
      <w:pPr>
        <w:pStyle w:val="FirstParagraph"/>
      </w:pPr>
      <w:r w:rsidRPr="00BA1FC0">
        <w:t>Where multiple publications report on the same study (e.g., trial protocol, main results paper, secondary outcomes paper, cost-effectiveness paper), the LLM is used to cluster linked publications. The most recent or most complete publication is designated as the index record; companion publications are linked in the database</w:t>
      </w:r>
      <w:r w:rsidR="003271C5">
        <w:t>,</w:t>
      </w:r>
      <w:r w:rsidRPr="00BA1FC0">
        <w:t xml:space="preserve"> and their unique information (e.g., cost analyses published separately) is extracted into the index record’s extraction sheet.</w:t>
      </w:r>
    </w:p>
    <w:p w14:paraId="0FE4DE67" w14:textId="77777777" w:rsidR="00D16BED" w:rsidRPr="00BA1FC0" w:rsidRDefault="00155271" w:rsidP="002D5C7F">
      <w:pPr>
        <w:pStyle w:val="Heading2"/>
      </w:pPr>
      <w:bookmarkStart w:id="131" w:name="_Toc233231836"/>
      <w:bookmarkStart w:id="132" w:name="data-extraction"/>
      <w:bookmarkEnd w:id="123"/>
      <w:bookmarkEnd w:id="130"/>
      <w:r w:rsidRPr="00BA1FC0">
        <w:lastRenderedPageBreak/>
        <w:t>4.4 Data extraction</w:t>
      </w:r>
      <w:bookmarkEnd w:id="131"/>
    </w:p>
    <w:p w14:paraId="70A349A3" w14:textId="515734B9" w:rsidR="00D16BED" w:rsidRPr="00BA1FC0" w:rsidRDefault="00E74F37" w:rsidP="002D5C7F">
      <w:pPr>
        <w:pStyle w:val="FirstParagraph"/>
      </w:pPr>
      <w:r w:rsidRPr="00E74F37">
        <w:t xml:space="preserve">We perform extraction in EPPI-Reviewer using a structured template piloted on five studies before full deployment. </w:t>
      </w:r>
      <w:r w:rsidR="004F57E2">
        <w:rPr>
          <w:highlight w:val="yellow"/>
        </w:rPr>
        <w:fldChar w:fldCharType="begin"/>
      </w:r>
      <w:r w:rsidR="004F57E2">
        <w:instrText xml:space="preserve"> REF table7 \h </w:instrText>
      </w:r>
      <w:r w:rsidR="004F57E2">
        <w:rPr>
          <w:highlight w:val="yellow"/>
        </w:rPr>
      </w:r>
      <w:r w:rsidR="004F57E2">
        <w:rPr>
          <w:highlight w:val="yellow"/>
        </w:rPr>
        <w:fldChar w:fldCharType="separate"/>
      </w:r>
      <w:r w:rsidR="004F57E2" w:rsidRPr="00BA1FC0">
        <w:t>Table 7</w:t>
      </w:r>
      <w:r w:rsidR="004F57E2">
        <w:rPr>
          <w:highlight w:val="yellow"/>
        </w:rPr>
        <w:fldChar w:fldCharType="end"/>
      </w:r>
      <w:r w:rsidR="002E29D6">
        <w:t xml:space="preserve"> </w:t>
      </w:r>
      <w:r w:rsidRPr="00E74F37">
        <w:t>summarizes the schema, and Section 11 reproduces it in full.</w:t>
      </w:r>
      <w:r w:rsidR="004B00D1">
        <w:t xml:space="preserve"> </w:t>
      </w:r>
      <w:r w:rsidRPr="00E74F37">
        <w:t>We limit primary-study extraction to the capped RQ set (the nine headline RQs plus RQ10) defined in Section 4.1.2</w:t>
      </w:r>
      <w:r w:rsidR="008938B0">
        <w:t xml:space="preserve">. </w:t>
      </w:r>
      <w:r w:rsidRPr="00E74F37">
        <w:t xml:space="preserve">For the review-level RQs (RQ1, RQ2, RQ3, RQ4, RQ11, RQ15), we populate the template </w:t>
      </w:r>
      <w:r w:rsidR="003271C5">
        <w:t>only from the entry-point reviews</w:t>
      </w:r>
      <w:r w:rsidR="009D5F9A">
        <w:t xml:space="preserve">. </w:t>
      </w:r>
    </w:p>
    <w:tbl>
      <w:tblPr>
        <w:tblStyle w:val="Table"/>
        <w:tblW w:w="5000" w:type="pct"/>
        <w:tblLayout w:type="fixed"/>
        <w:tblLook w:val="0000" w:firstRow="0" w:lastRow="0" w:firstColumn="0" w:lastColumn="0" w:noHBand="0" w:noVBand="0"/>
      </w:tblPr>
      <w:tblGrid>
        <w:gridCol w:w="9576"/>
      </w:tblGrid>
      <w:tr w:rsidR="00D16BED" w:rsidRPr="00BA1FC0" w14:paraId="756D2372" w14:textId="77777777">
        <w:tc>
          <w:tcPr>
            <w:tcW w:w="7920" w:type="dxa"/>
          </w:tcPr>
          <w:p w14:paraId="56F37320" w14:textId="77777777" w:rsidR="00D16BED" w:rsidRPr="002E29D6" w:rsidRDefault="00155271" w:rsidP="002D5C7F">
            <w:pPr>
              <w:pStyle w:val="ImageCaption"/>
              <w:rPr>
                <w:b/>
                <w:bCs/>
                <w:i w:val="0"/>
                <w:iCs/>
              </w:rPr>
            </w:pPr>
            <w:bookmarkStart w:id="133" w:name="table7"/>
            <w:bookmarkStart w:id="134" w:name="tbl-extract"/>
            <w:r w:rsidRPr="002E29D6">
              <w:rPr>
                <w:b/>
                <w:bCs/>
                <w:i w:val="0"/>
                <w:iCs/>
              </w:rPr>
              <w:t>Table 7</w:t>
            </w:r>
            <w:bookmarkEnd w:id="133"/>
            <w:r w:rsidRPr="002E29D6">
              <w:rPr>
                <w:b/>
                <w:bCs/>
                <w:i w:val="0"/>
                <w:iCs/>
              </w:rPr>
              <w:t>: Data extraction schema.</w:t>
            </w:r>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2835"/>
              <w:gridCol w:w="6525"/>
            </w:tblGrid>
            <w:tr w:rsidR="00D16BED" w:rsidRPr="006346FE" w14:paraId="3BB59506" w14:textId="77777777" w:rsidTr="002E29D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Borders>
                    <w:bottom w:val="single" w:sz="4" w:space="0" w:color="auto"/>
                  </w:tcBorders>
                </w:tcPr>
                <w:p w14:paraId="292A275D" w14:textId="77777777" w:rsidR="00D16BED" w:rsidRPr="006346FE" w:rsidRDefault="00155271" w:rsidP="002D5C7F">
                  <w:pPr>
                    <w:pStyle w:val="Compact"/>
                    <w:rPr>
                      <w:sz w:val="20"/>
                      <w:szCs w:val="20"/>
                    </w:rPr>
                  </w:pPr>
                  <w:r w:rsidRPr="006346FE">
                    <w:rPr>
                      <w:sz w:val="20"/>
                      <w:szCs w:val="20"/>
                    </w:rPr>
                    <w:t>Domain</w:t>
                  </w:r>
                </w:p>
              </w:tc>
              <w:tc>
                <w:tcPr>
                  <w:tcW w:w="6525" w:type="dxa"/>
                  <w:tcBorders>
                    <w:bottom w:val="single" w:sz="4" w:space="0" w:color="auto"/>
                  </w:tcBorders>
                </w:tcPr>
                <w:p w14:paraId="664C4E77" w14:textId="77777777" w:rsidR="00D16BED" w:rsidRPr="006346FE"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346FE">
                    <w:rPr>
                      <w:sz w:val="20"/>
                      <w:szCs w:val="20"/>
                    </w:rPr>
                    <w:t>Fields</w:t>
                  </w:r>
                </w:p>
              </w:tc>
            </w:tr>
            <w:tr w:rsidR="00D16BED" w:rsidRPr="006346FE" w14:paraId="0F6C7DA2" w14:textId="77777777" w:rsidTr="002E29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Borders>
                    <w:top w:val="single" w:sz="4" w:space="0" w:color="auto"/>
                  </w:tcBorders>
                </w:tcPr>
                <w:p w14:paraId="32EE323A" w14:textId="77777777" w:rsidR="00D16BED" w:rsidRPr="006346FE" w:rsidRDefault="00155271" w:rsidP="002D5C7F">
                  <w:pPr>
                    <w:pStyle w:val="Compact"/>
                    <w:rPr>
                      <w:sz w:val="20"/>
                      <w:szCs w:val="20"/>
                    </w:rPr>
                  </w:pPr>
                  <w:r w:rsidRPr="006346FE">
                    <w:rPr>
                      <w:sz w:val="20"/>
                      <w:szCs w:val="20"/>
                    </w:rPr>
                    <w:t>Bibliographic</w:t>
                  </w:r>
                </w:p>
              </w:tc>
              <w:tc>
                <w:tcPr>
                  <w:tcW w:w="6525" w:type="dxa"/>
                  <w:tcBorders>
                    <w:top w:val="single" w:sz="4" w:space="0" w:color="auto"/>
                  </w:tcBorders>
                </w:tcPr>
                <w:p w14:paraId="2C903CC6" w14:textId="77777777"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First author, year, title, journal, DOI, funding</w:t>
                  </w:r>
                </w:p>
              </w:tc>
            </w:tr>
            <w:tr w:rsidR="00D16BED" w:rsidRPr="006346FE" w14:paraId="55CADC4E" w14:textId="77777777" w:rsidTr="002E29D6">
              <w:tc>
                <w:tcPr>
                  <w:cnfStyle w:val="000010000000" w:firstRow="0" w:lastRow="0" w:firstColumn="0" w:lastColumn="0" w:oddVBand="1" w:evenVBand="0" w:oddHBand="0" w:evenHBand="0" w:firstRowFirstColumn="0" w:firstRowLastColumn="0" w:lastRowFirstColumn="0" w:lastRowLastColumn="0"/>
                  <w:tcW w:w="2835" w:type="dxa"/>
                </w:tcPr>
                <w:p w14:paraId="7A865CA1" w14:textId="77777777" w:rsidR="00D16BED" w:rsidRPr="006346FE" w:rsidRDefault="00155271" w:rsidP="002D5C7F">
                  <w:pPr>
                    <w:pStyle w:val="Compact"/>
                    <w:rPr>
                      <w:sz w:val="20"/>
                      <w:szCs w:val="20"/>
                    </w:rPr>
                  </w:pPr>
                  <w:r w:rsidRPr="006346FE">
                    <w:rPr>
                      <w:sz w:val="20"/>
                      <w:szCs w:val="20"/>
                    </w:rPr>
                    <w:t>Study context</w:t>
                  </w:r>
                </w:p>
              </w:tc>
              <w:tc>
                <w:tcPr>
                  <w:tcW w:w="6525" w:type="dxa"/>
                </w:tcPr>
                <w:p w14:paraId="25820005" w14:textId="77777777"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sz w:val="20"/>
                      <w:szCs w:val="20"/>
                    </w:rPr>
                    <w:t>Country/ies covered by the review, setting mix (community/clinic/school/workplace), review search period, language</w:t>
                  </w:r>
                </w:p>
              </w:tc>
            </w:tr>
            <w:tr w:rsidR="00D16BED" w:rsidRPr="006346FE" w14:paraId="3BC7D9E7" w14:textId="77777777" w:rsidTr="002E29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Pr>
                <w:p w14:paraId="0CD0ABA0" w14:textId="77777777" w:rsidR="00D16BED" w:rsidRPr="006346FE" w:rsidRDefault="00155271" w:rsidP="002D5C7F">
                  <w:pPr>
                    <w:pStyle w:val="Compact"/>
                    <w:rPr>
                      <w:sz w:val="20"/>
                      <w:szCs w:val="20"/>
                    </w:rPr>
                  </w:pPr>
                  <w:r w:rsidRPr="006346FE">
                    <w:rPr>
                      <w:sz w:val="20"/>
                      <w:szCs w:val="20"/>
                    </w:rPr>
                    <w:t>Design</w:t>
                  </w:r>
                </w:p>
              </w:tc>
              <w:tc>
                <w:tcPr>
                  <w:tcW w:w="6525" w:type="dxa"/>
                </w:tcPr>
                <w:p w14:paraId="5D6B6D0D" w14:textId="6F49A4EC"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 xml:space="preserve">Study design, </w:t>
                  </w:r>
                  <w:r w:rsidR="009D5F9A" w:rsidRPr="006346FE">
                    <w:rPr>
                      <w:sz w:val="20"/>
                      <w:szCs w:val="20"/>
                    </w:rPr>
                    <w:t>randomization</w:t>
                  </w:r>
                  <w:r w:rsidRPr="006346FE">
                    <w:rPr>
                      <w:sz w:val="20"/>
                      <w:szCs w:val="20"/>
                    </w:rPr>
                    <w:t xml:space="preserve"> unit, N enrolled, N </w:t>
                  </w:r>
                  <w:r w:rsidR="009D5F9A" w:rsidRPr="006346FE">
                    <w:rPr>
                      <w:sz w:val="20"/>
                      <w:szCs w:val="20"/>
                    </w:rPr>
                    <w:t>analyzed</w:t>
                  </w:r>
                  <w:r w:rsidRPr="006346FE">
                    <w:rPr>
                      <w:sz w:val="20"/>
                      <w:szCs w:val="20"/>
                    </w:rPr>
                    <w:t>, attrition, follow-up time-points</w:t>
                  </w:r>
                </w:p>
              </w:tc>
            </w:tr>
            <w:tr w:rsidR="00D16BED" w:rsidRPr="006346FE" w14:paraId="1A9F16BB" w14:textId="77777777" w:rsidTr="002E29D6">
              <w:tc>
                <w:tcPr>
                  <w:cnfStyle w:val="000010000000" w:firstRow="0" w:lastRow="0" w:firstColumn="0" w:lastColumn="0" w:oddVBand="1" w:evenVBand="0" w:oddHBand="0" w:evenHBand="0" w:firstRowFirstColumn="0" w:firstRowLastColumn="0" w:lastRowFirstColumn="0" w:lastRowLastColumn="0"/>
                  <w:tcW w:w="2835" w:type="dxa"/>
                </w:tcPr>
                <w:p w14:paraId="1009D64D" w14:textId="77777777" w:rsidR="00D16BED" w:rsidRPr="006346FE" w:rsidRDefault="00155271" w:rsidP="002D5C7F">
                  <w:pPr>
                    <w:pStyle w:val="Compact"/>
                    <w:rPr>
                      <w:sz w:val="20"/>
                      <w:szCs w:val="20"/>
                    </w:rPr>
                  </w:pPr>
                  <w:r w:rsidRPr="006346FE">
                    <w:rPr>
                      <w:sz w:val="20"/>
                      <w:szCs w:val="20"/>
                    </w:rPr>
                    <w:t>Population</w:t>
                  </w:r>
                </w:p>
              </w:tc>
              <w:tc>
                <w:tcPr>
                  <w:tcW w:w="6525" w:type="dxa"/>
                </w:tcPr>
                <w:p w14:paraId="00911252" w14:textId="7874BDFE"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sz w:val="20"/>
                      <w:szCs w:val="20"/>
                    </w:rPr>
                    <w:t>Age, sex composition, baseline severity (mean ± SD on named instrument; severity stratum: subthreshold/mild/moderate/severe), inclusion of perinatal/</w:t>
                  </w:r>
                  <w:r w:rsidR="00AB05ED" w:rsidRPr="006346FE">
                    <w:rPr>
                      <w:sz w:val="20"/>
                      <w:szCs w:val="20"/>
                    </w:rPr>
                    <w:t>comorbid</w:t>
                  </w:r>
                  <w:r w:rsidR="009E3F7C" w:rsidRPr="006346FE">
                    <w:rPr>
                      <w:sz w:val="20"/>
                      <w:szCs w:val="20"/>
                    </w:rPr>
                    <w:t>ity</w:t>
                  </w:r>
                  <w:r w:rsidRPr="006346FE">
                    <w:rPr>
                      <w:sz w:val="20"/>
                      <w:szCs w:val="20"/>
                    </w:rPr>
                    <w:t>/HIV/other subgroups, exclusion criteria</w:t>
                  </w:r>
                </w:p>
              </w:tc>
            </w:tr>
            <w:tr w:rsidR="00D16BED" w:rsidRPr="006346FE" w14:paraId="0AC70AAA" w14:textId="77777777" w:rsidTr="002E29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Pr>
                <w:p w14:paraId="6EC08AF9" w14:textId="77777777" w:rsidR="00D16BED" w:rsidRPr="006346FE" w:rsidRDefault="00155271" w:rsidP="002D5C7F">
                  <w:pPr>
                    <w:pStyle w:val="Compact"/>
                    <w:rPr>
                      <w:sz w:val="20"/>
                      <w:szCs w:val="20"/>
                    </w:rPr>
                  </w:pPr>
                  <w:r w:rsidRPr="006346FE">
                    <w:rPr>
                      <w:sz w:val="20"/>
                      <w:szCs w:val="20"/>
                    </w:rPr>
                    <w:t>Intervention</w:t>
                  </w:r>
                </w:p>
              </w:tc>
              <w:tc>
                <w:tcPr>
                  <w:tcW w:w="6525" w:type="dxa"/>
                </w:tcPr>
                <w:p w14:paraId="2AA57BB8" w14:textId="77777777"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Active ingredient(s) (PE, PS, BA, IPT, peer, MI, mixed); session count × duration × spacing; group vs individual; group size (mean, range); modality (in-person/hybrid); facilitator type, training duration, supervision arrangement</w:t>
                  </w:r>
                </w:p>
              </w:tc>
            </w:tr>
            <w:tr w:rsidR="00D16BED" w:rsidRPr="006346FE" w14:paraId="2038D21B" w14:textId="77777777" w:rsidTr="002E29D6">
              <w:tc>
                <w:tcPr>
                  <w:cnfStyle w:val="000010000000" w:firstRow="0" w:lastRow="0" w:firstColumn="0" w:lastColumn="0" w:oddVBand="1" w:evenVBand="0" w:oddHBand="0" w:evenHBand="0" w:firstRowFirstColumn="0" w:firstRowLastColumn="0" w:lastRowFirstColumn="0" w:lastRowLastColumn="0"/>
                  <w:tcW w:w="2835" w:type="dxa"/>
                </w:tcPr>
                <w:p w14:paraId="27CA2802" w14:textId="77777777" w:rsidR="00D16BED" w:rsidRPr="006346FE" w:rsidRDefault="00155271" w:rsidP="002D5C7F">
                  <w:pPr>
                    <w:pStyle w:val="Compact"/>
                    <w:rPr>
                      <w:sz w:val="20"/>
                      <w:szCs w:val="20"/>
                    </w:rPr>
                  </w:pPr>
                  <w:r w:rsidRPr="006346FE">
                    <w:rPr>
                      <w:sz w:val="20"/>
                      <w:szCs w:val="20"/>
                    </w:rPr>
                    <w:t>Comparator</w:t>
                  </w:r>
                </w:p>
              </w:tc>
              <w:tc>
                <w:tcPr>
                  <w:tcW w:w="6525" w:type="dxa"/>
                </w:tcPr>
                <w:p w14:paraId="6B145327" w14:textId="275D3E1A" w:rsidR="00D16BED" w:rsidRPr="006346FE" w:rsidRDefault="002E29D6"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sz w:val="20"/>
                      <w:szCs w:val="20"/>
                    </w:rPr>
                    <w:t>Treatment as usual (TAU)/</w:t>
                  </w:r>
                  <w:r w:rsidR="00155271" w:rsidRPr="006346FE">
                    <w:rPr>
                      <w:sz w:val="20"/>
                      <w:szCs w:val="20"/>
                    </w:rPr>
                    <w:t>waitlist / active / none</w:t>
                  </w:r>
                </w:p>
              </w:tc>
            </w:tr>
            <w:tr w:rsidR="00D16BED" w:rsidRPr="006346FE" w14:paraId="17F011FB" w14:textId="77777777" w:rsidTr="002E29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Pr>
                <w:p w14:paraId="2ABB3E09" w14:textId="77777777" w:rsidR="00D16BED" w:rsidRPr="006346FE" w:rsidRDefault="00155271" w:rsidP="002D5C7F">
                  <w:pPr>
                    <w:pStyle w:val="Compact"/>
                    <w:rPr>
                      <w:sz w:val="20"/>
                      <w:szCs w:val="20"/>
                    </w:rPr>
                  </w:pPr>
                  <w:r w:rsidRPr="006346FE">
                    <w:rPr>
                      <w:sz w:val="20"/>
                      <w:szCs w:val="20"/>
                    </w:rPr>
                    <w:t>Outcomes</w:t>
                  </w:r>
                </w:p>
              </w:tc>
              <w:tc>
                <w:tcPr>
                  <w:tcW w:w="6525" w:type="dxa"/>
                </w:tcPr>
                <w:p w14:paraId="55FC99ED" w14:textId="75414E61" w:rsidR="00D16BED" w:rsidRPr="006346FE" w:rsidRDefault="00241369"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Measure</w:t>
                  </w:r>
                  <w:r w:rsidR="00BC7849" w:rsidRPr="006346FE">
                    <w:rPr>
                      <w:sz w:val="20"/>
                      <w:szCs w:val="20"/>
                    </w:rPr>
                    <w:t xml:space="preserve">s on </w:t>
                  </w:r>
                  <w:r w:rsidR="00155271" w:rsidRPr="006346FE">
                    <w:rPr>
                      <w:sz w:val="20"/>
                      <w:szCs w:val="20"/>
                    </w:rPr>
                    <w:t xml:space="preserve">Depression instrument; </w:t>
                  </w:r>
                  <w:r w:rsidR="00BC7849" w:rsidRPr="006346FE">
                    <w:rPr>
                      <w:sz w:val="20"/>
                      <w:szCs w:val="20"/>
                    </w:rPr>
                    <w:t xml:space="preserve">Temporal </w:t>
                  </w:r>
                  <w:r w:rsidR="00AB05ED" w:rsidRPr="006346FE">
                    <w:rPr>
                      <w:sz w:val="20"/>
                      <w:szCs w:val="20"/>
                    </w:rPr>
                    <w:t>effect</w:t>
                  </w:r>
                  <w:r w:rsidR="00BC7849" w:rsidRPr="006346FE">
                    <w:rPr>
                      <w:sz w:val="20"/>
                      <w:szCs w:val="20"/>
                    </w:rPr>
                    <w:t>s</w:t>
                  </w:r>
                  <w:r w:rsidR="00155271" w:rsidRPr="006346FE">
                    <w:rPr>
                      <w:sz w:val="20"/>
                      <w:szCs w:val="20"/>
                    </w:rPr>
                    <w:t xml:space="preserve"> at post, 3 m, 6 m, 12 m (mean diff or SMD + SE; remission/response %); anxiety; functioning; </w:t>
                  </w:r>
                  <w:r w:rsidR="00BC7849" w:rsidRPr="006346FE">
                    <w:rPr>
                      <w:sz w:val="20"/>
                      <w:szCs w:val="20"/>
                    </w:rPr>
                    <w:t>engagemen</w:t>
                  </w:r>
                  <w:r w:rsidR="00227F8B" w:rsidRPr="006346FE">
                    <w:rPr>
                      <w:sz w:val="20"/>
                      <w:szCs w:val="20"/>
                    </w:rPr>
                    <w:t xml:space="preserve">t and sustainability </w:t>
                  </w:r>
                  <w:r w:rsidR="00516570" w:rsidRPr="006346FE">
                    <w:rPr>
                      <w:sz w:val="20"/>
                      <w:szCs w:val="20"/>
                    </w:rPr>
                    <w:t>(</w:t>
                  </w:r>
                  <w:r w:rsidR="00155271" w:rsidRPr="006346FE">
                    <w:rPr>
                      <w:sz w:val="20"/>
                      <w:szCs w:val="20"/>
                    </w:rPr>
                    <w:t xml:space="preserve">attendance %; adherence </w:t>
                  </w:r>
                  <w:r w:rsidR="00AB05ED" w:rsidRPr="006346FE">
                    <w:rPr>
                      <w:sz w:val="20"/>
                      <w:szCs w:val="20"/>
                    </w:rPr>
                    <w:t>%</w:t>
                  </w:r>
                  <w:r w:rsidR="00516570" w:rsidRPr="006346FE">
                    <w:rPr>
                      <w:sz w:val="20"/>
                      <w:szCs w:val="20"/>
                    </w:rPr>
                    <w:t>)</w:t>
                  </w:r>
                  <w:r w:rsidR="00AB05ED" w:rsidRPr="006346FE">
                    <w:rPr>
                      <w:sz w:val="20"/>
                      <w:szCs w:val="20"/>
                    </w:rPr>
                    <w:t>;</w:t>
                  </w:r>
                  <w:r w:rsidR="00155271" w:rsidRPr="006346FE">
                    <w:rPr>
                      <w:sz w:val="20"/>
                      <w:szCs w:val="20"/>
                    </w:rPr>
                    <w:t xml:space="preserve"> fidelity score; acceptability rating</w:t>
                  </w:r>
                </w:p>
              </w:tc>
            </w:tr>
            <w:tr w:rsidR="00D16BED" w:rsidRPr="006346FE" w14:paraId="4BAF78E2" w14:textId="77777777" w:rsidTr="002E29D6">
              <w:tc>
                <w:tcPr>
                  <w:cnfStyle w:val="000010000000" w:firstRow="0" w:lastRow="0" w:firstColumn="0" w:lastColumn="0" w:oddVBand="1" w:evenVBand="0" w:oddHBand="0" w:evenHBand="0" w:firstRowFirstColumn="0" w:firstRowLastColumn="0" w:lastRowFirstColumn="0" w:lastRowLastColumn="0"/>
                  <w:tcW w:w="2835" w:type="dxa"/>
                </w:tcPr>
                <w:p w14:paraId="2BC178B7" w14:textId="77777777" w:rsidR="00D16BED" w:rsidRPr="006346FE" w:rsidRDefault="00155271" w:rsidP="002D5C7F">
                  <w:pPr>
                    <w:pStyle w:val="Compact"/>
                    <w:rPr>
                      <w:sz w:val="20"/>
                      <w:szCs w:val="20"/>
                    </w:rPr>
                  </w:pPr>
                  <w:r w:rsidRPr="006346FE">
                    <w:rPr>
                      <w:sz w:val="20"/>
                      <w:szCs w:val="20"/>
                    </w:rPr>
                    <w:t>Cost</w:t>
                  </w:r>
                </w:p>
              </w:tc>
              <w:tc>
                <w:tcPr>
                  <w:tcW w:w="6525" w:type="dxa"/>
                </w:tcPr>
                <w:p w14:paraId="51FB1CFA" w14:textId="7D44D895"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sz w:val="20"/>
                      <w:szCs w:val="20"/>
                    </w:rPr>
                    <w:t xml:space="preserve">Cost per client treated (USD, year, perspective); cost per PHQ-9 point reduced (or equivalent); cost components; year of costing; </w:t>
                  </w:r>
                  <w:r w:rsidR="002E29D6" w:rsidRPr="006346FE">
                    <w:rPr>
                      <w:sz w:val="20"/>
                      <w:szCs w:val="20"/>
                    </w:rPr>
                    <w:t>exchange rate</w:t>
                  </w:r>
                  <w:r w:rsidRPr="006346FE">
                    <w:rPr>
                      <w:sz w:val="20"/>
                      <w:szCs w:val="20"/>
                    </w:rPr>
                    <w:t xml:space="preserve"> assumptions</w:t>
                  </w:r>
                </w:p>
              </w:tc>
            </w:tr>
            <w:tr w:rsidR="00D16BED" w:rsidRPr="006346FE" w14:paraId="4C6FDB18" w14:textId="77777777" w:rsidTr="002E29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Pr>
                <w:p w14:paraId="25C5FA36" w14:textId="77777777" w:rsidR="00D16BED" w:rsidRPr="006346FE" w:rsidRDefault="00155271" w:rsidP="002D5C7F">
                  <w:pPr>
                    <w:pStyle w:val="Compact"/>
                    <w:rPr>
                      <w:sz w:val="20"/>
                      <w:szCs w:val="20"/>
                    </w:rPr>
                  </w:pPr>
                  <w:r w:rsidRPr="006346FE">
                    <w:rPr>
                      <w:sz w:val="20"/>
                      <w:szCs w:val="20"/>
                    </w:rPr>
                    <w:t>Workstream &amp; RQ tags</w:t>
                  </w:r>
                </w:p>
              </w:tc>
              <w:tc>
                <w:tcPr>
                  <w:tcW w:w="6525" w:type="dxa"/>
                </w:tcPr>
                <w:p w14:paraId="0C1FE5DF" w14:textId="6C24068B" w:rsidR="00D16BED" w:rsidRPr="006346F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346FE">
                    <w:rPr>
                      <w:sz w:val="20"/>
                      <w:szCs w:val="20"/>
                    </w:rPr>
                    <w:t xml:space="preserve">Workstream (A/B/C/D); RQ tags (RQ1…RQ16); evidence stream (Stream 1 </w:t>
                  </w:r>
                  <w:r w:rsidR="00F4354D" w:rsidRPr="006346FE">
                    <w:rPr>
                      <w:sz w:val="20"/>
                      <w:szCs w:val="20"/>
                    </w:rPr>
                    <w:fldChar w:fldCharType="begin"/>
                  </w:r>
                  <w:r w:rsidR="00F4354D" w:rsidRPr="006346FE">
                    <w:rPr>
                      <w:sz w:val="20"/>
                      <w:szCs w:val="20"/>
                    </w:rPr>
                    <w:instrText xml:space="preserve"> ADDIN ZOTERO_ITEM CSL_CITATION {"citationID":"DXBugr8U","properties":{"unsorted":false,"formattedCitation":"(Barbui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F4354D" w:rsidRPr="006346FE">
                    <w:rPr>
                      <w:sz w:val="20"/>
                      <w:szCs w:val="20"/>
                    </w:rPr>
                    <w:fldChar w:fldCharType="separate"/>
                  </w:r>
                  <w:r w:rsidR="00F4354D" w:rsidRPr="006346FE">
                    <w:rPr>
                      <w:sz w:val="20"/>
                      <w:szCs w:val="20"/>
                    </w:rPr>
                    <w:t xml:space="preserve">Barbui et al. </w:t>
                  </w:r>
                  <w:r w:rsidR="004A6A46" w:rsidRPr="006346FE">
                    <w:rPr>
                      <w:sz w:val="20"/>
                      <w:szCs w:val="20"/>
                    </w:rPr>
                    <w:t>(</w:t>
                  </w:r>
                  <w:r w:rsidR="00F4354D" w:rsidRPr="006346FE">
                    <w:rPr>
                      <w:sz w:val="20"/>
                      <w:szCs w:val="20"/>
                    </w:rPr>
                    <w:t>2020)</w:t>
                  </w:r>
                  <w:r w:rsidR="00F4354D" w:rsidRPr="006346FE">
                    <w:rPr>
                      <w:sz w:val="20"/>
                      <w:szCs w:val="20"/>
                    </w:rPr>
                    <w:fldChar w:fldCharType="end"/>
                  </w:r>
                  <w:r w:rsidR="002E29D6" w:rsidRPr="006346FE">
                    <w:rPr>
                      <w:sz w:val="20"/>
                      <w:szCs w:val="20"/>
                    </w:rPr>
                    <w:t xml:space="preserve"> </w:t>
                  </w:r>
                  <w:r w:rsidRPr="006346FE">
                    <w:rPr>
                      <w:sz w:val="20"/>
                      <w:szCs w:val="20"/>
                    </w:rPr>
                    <w:t>anchored / Stream 2 seed-paper-led / internal)</w:t>
                  </w:r>
                </w:p>
              </w:tc>
            </w:tr>
            <w:tr w:rsidR="00D16BED" w:rsidRPr="006346FE" w14:paraId="381ADE10" w14:textId="77777777" w:rsidTr="002E29D6">
              <w:tc>
                <w:tcPr>
                  <w:cnfStyle w:val="000010000000" w:firstRow="0" w:lastRow="0" w:firstColumn="0" w:lastColumn="0" w:oddVBand="1" w:evenVBand="0" w:oddHBand="0" w:evenHBand="0" w:firstRowFirstColumn="0" w:firstRowLastColumn="0" w:lastRowFirstColumn="0" w:lastRowLastColumn="0"/>
                  <w:tcW w:w="2835" w:type="dxa"/>
                </w:tcPr>
                <w:p w14:paraId="73EFCA8A" w14:textId="77777777" w:rsidR="00D16BED" w:rsidRPr="006346FE" w:rsidRDefault="00155271" w:rsidP="002D5C7F">
                  <w:pPr>
                    <w:pStyle w:val="Compact"/>
                    <w:rPr>
                      <w:sz w:val="20"/>
                      <w:szCs w:val="20"/>
                    </w:rPr>
                  </w:pPr>
                  <w:r w:rsidRPr="006346FE">
                    <w:rPr>
                      <w:sz w:val="20"/>
                      <w:szCs w:val="20"/>
                    </w:rPr>
                    <w:t>Risk of bias</w:t>
                  </w:r>
                </w:p>
              </w:tc>
              <w:tc>
                <w:tcPr>
                  <w:tcW w:w="6525" w:type="dxa"/>
                </w:tcPr>
                <w:p w14:paraId="6C431C97" w14:textId="75390F03" w:rsidR="00D16BED" w:rsidRPr="006346F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346FE">
                    <w:rPr>
                      <w:b/>
                      <w:sz w:val="20"/>
                      <w:szCs w:val="20"/>
                    </w:rPr>
                    <w:t>AMSTAR-2</w:t>
                  </w:r>
                  <w:r w:rsidRPr="006346FE">
                    <w:rPr>
                      <w:sz w:val="20"/>
                      <w:szCs w:val="20"/>
                    </w:rPr>
                    <w:t xml:space="preserve"> </w:t>
                  </w:r>
                  <w:r w:rsidR="000F1BE1" w:rsidRPr="006346FE">
                    <w:rPr>
                      <w:sz w:val="20"/>
                      <w:szCs w:val="20"/>
                    </w:rPr>
                    <w:fldChar w:fldCharType="begin"/>
                  </w:r>
                  <w:r w:rsidR="000F1BE1" w:rsidRPr="006346FE">
                    <w:rPr>
                      <w:sz w:val="20"/>
                      <w:szCs w:val="20"/>
                    </w:rPr>
                    <w:instrText xml:space="preserve"> ADDIN ZOTERO_ITEM CSL_CITATION {"citationID":"UnoydyE5","properties":{"unsorted":false,"formattedCitation":"(Shea et al., 2017)","plainCitation":"(Shea et al., 2017)","noteIndex":0},"citationItems":[{"id":276268,"uris":["http://zotero.org/groups/6580398/items/8QGNRPX3"],"itemData":{"id":276268,"type":"article-journal","container-title":"BMJ","DOI":"10.1136/bmj.j4008","page":"j4008","title":"AMSTAR 2: a critical appraisal tool for systematic reviews that include randomised or non-randomised studies of healthcare interventions, or both","volume":"358","author":[{"family":"Shea","given":"Beverley J."},{"family":"Reeves","given":"Barnaby C."},{"family":"Wells","given":"George"},{"family":"Thuku","given":"Micere"},{"family":"Hamel","given":"Candyce"},{"family":"Moran","given":"Julian"},{"family":"Moher","given":"David"},{"family":"Tugwell","given":"Peter"},{"family":"Welch","given":"Vivian"},{"family":"Kristjansson","given":"Elizabeth"},{"family":"Henry","given":"David A."}],"issued":{"date-parts":[["2017"]]}}}],"schema":"https://github.com/citation-style-language/schema/raw/master/csl-citation.json"} </w:instrText>
                  </w:r>
                  <w:r w:rsidR="000F1BE1" w:rsidRPr="006346FE">
                    <w:rPr>
                      <w:sz w:val="20"/>
                      <w:szCs w:val="20"/>
                    </w:rPr>
                    <w:fldChar w:fldCharType="separate"/>
                  </w:r>
                  <w:r w:rsidR="000F1BE1" w:rsidRPr="006346FE">
                    <w:rPr>
                      <w:sz w:val="20"/>
                      <w:szCs w:val="20"/>
                    </w:rPr>
                    <w:t>(Shea et al., 2017)</w:t>
                  </w:r>
                  <w:r w:rsidR="000F1BE1" w:rsidRPr="006346FE">
                    <w:rPr>
                      <w:sz w:val="20"/>
                      <w:szCs w:val="20"/>
                    </w:rPr>
                    <w:fldChar w:fldCharType="end"/>
                  </w:r>
                  <w:r w:rsidRPr="006346FE">
                    <w:rPr>
                      <w:sz w:val="20"/>
                      <w:szCs w:val="20"/>
                    </w:rPr>
                    <w:t xml:space="preserve"> applied in a </w:t>
                  </w:r>
                  <w:r w:rsidRPr="006346FE">
                    <w:rPr>
                      <w:b/>
                      <w:sz w:val="20"/>
                      <w:szCs w:val="20"/>
                    </w:rPr>
                    <w:t>rapid critical-domains mode</w:t>
                  </w:r>
                  <w:r w:rsidRPr="006346FE">
                    <w:rPr>
                      <w:sz w:val="20"/>
                      <w:szCs w:val="20"/>
                    </w:rPr>
                    <w:t xml:space="preserve"> to the </w:t>
                  </w:r>
                  <w:r w:rsidRPr="006346FE">
                    <w:rPr>
                      <w:b/>
                      <w:sz w:val="20"/>
                      <w:szCs w:val="20"/>
                    </w:rPr>
                    <w:t>systematic reviews used as entry points</w:t>
                  </w:r>
                  <w:r w:rsidRPr="006346FE">
                    <w:rPr>
                      <w:sz w:val="20"/>
                      <w:szCs w:val="20"/>
                    </w:rPr>
                    <w:t xml:space="preserve"> (Barbui-anchored in-scope reviews, the post-2019 update reviews, and the Stream-2 seeds): the seven AMSTAR-2 critical domains are rated and collapsed to a confidence band of </w:t>
                  </w:r>
                  <w:r w:rsidRPr="006346FE">
                    <w:rPr>
                      <w:i/>
                      <w:sz w:val="20"/>
                      <w:szCs w:val="20"/>
                    </w:rPr>
                    <w:t>high</w:t>
                  </w:r>
                  <w:r w:rsidR="009975BD" w:rsidRPr="006346FE">
                    <w:rPr>
                      <w:i/>
                      <w:sz w:val="20"/>
                      <w:szCs w:val="20"/>
                    </w:rPr>
                    <w:t>/</w:t>
                  </w:r>
                  <w:r w:rsidRPr="006346FE">
                    <w:rPr>
                      <w:i/>
                      <w:sz w:val="20"/>
                      <w:szCs w:val="20"/>
                    </w:rPr>
                    <w:t>moderate/low/critically low</w:t>
                  </w:r>
                  <w:r w:rsidRPr="006346FE">
                    <w:rPr>
                      <w:sz w:val="20"/>
                      <w:szCs w:val="20"/>
                    </w:rPr>
                    <w:t xml:space="preserve">. </w:t>
                  </w:r>
                  <w:r w:rsidRPr="006346FE">
                    <w:rPr>
                      <w:b/>
                      <w:sz w:val="20"/>
                      <w:szCs w:val="20"/>
                    </w:rPr>
                    <w:t>Where a review is already AMSTAR-2-appraised inside an umbrella review in our corpus</w:t>
                  </w:r>
                  <w:r w:rsidRPr="006346FE">
                    <w:rPr>
                      <w:sz w:val="20"/>
                      <w:szCs w:val="20"/>
                    </w:rPr>
                    <w:t xml:space="preserve"> (e.g., the meta-analyses included in </w:t>
                  </w:r>
                  <w:r w:rsidR="005B4585" w:rsidRPr="006346FE">
                    <w:rPr>
                      <w:sz w:val="20"/>
                      <w:szCs w:val="20"/>
                    </w:rPr>
                    <w:fldChar w:fldCharType="begin"/>
                  </w:r>
                  <w:r w:rsidR="005B4585" w:rsidRPr="006346FE">
                    <w:rPr>
                      <w:sz w:val="20"/>
                      <w:szCs w:val="20"/>
                    </w:rPr>
                    <w:instrText xml:space="preserve"> ADDIN ZOTERO_ITEM CSL_CITATION {"citationID":"YtCJMSe4","properties":{"unsorted":false,"formattedCitation":"(Jeitani et al., 2024)","plainCitation":"(Jeitani et al., 2024)","noteIndex":0},"citationItems":[{"id":276193,"uris":["http://zotero.org/groups/6580398/items/69SLX97W"],"itemData":{"id":276193,"type":"article-journal","abstract":"Background\nStepped care offers patients the least intensive intervention required for their mental health needs, with advancements to more intensive treatments as necessary. This umbrella review synthesized existing meta-analyses on the effectiveness of stepped care for mental health disorders.\nMethods\nPubMed, Embase, Web of Science Core Collection, and PsycINFO were systematically searched for published meta-analyses on the effectiveness of stepped care for mental health disorders since the databases’ inception until August 2023. Protocol was preregistered with PROSPERO (CRD42023461710) and followed the JBI umbrella review methodology.\nResults\nTen systematic reviews incorporating 38 primary studies on depression, anxiety and posttraumatic stress disorder were the source of data. In spite of the different models of stepped care, the treatment appeared to improve depression response (3–6 months RR = 1.52 [1.30, 1.78]; I2 = 74 %, N = 14. 9–12 months RR = 1.47 [1.23, 1.77], I2 = 80 %, N = 13) and remission rate (4–6 months RR = 1.57 [1.30, 1.90]; I2 = 79 %, N = 14. 12 months RR = 1.60 [1.23, 2.07]; I2 = 94 %, N = 13) as well as anxiety (post-treatment SMD = −0.29 [−0.48, −0.10]; I2 = 0 %, N = 3. 12 months SMD = −0.57 [−0.53, −0.06]; I2 = 37 %, N = 2).\nLimitations\nSystematic reviews without meta-analyses and reviews published in languages other than English were not accounted for in this umbrella review.\nConclusions\nOur results support the implementation of stepped care, particularly for the pooled effectiveness in depression treatment.","container-title":"Personalized Medicine in Psychiatry","DOI":"10.1016/j.pmip.2024.100140","ISSN":"2468-1717","journalAbbreviation":"Personalized Medicine in Psychiatry","page":"100140","source":"ScienceDirect","title":"Effectiveness of stepped care for mental health disorders: An umbrella review of meta-analyses","title-short":"Effectiveness of stepped care for mental health disorders","volume":"47-48","author":[{"family":"Jeitani","given":"Anthony"},{"family":"Fahey","given":"Paul P."},{"family":"Gascoigne","given":"Michael"},{"family":"Darnal","given":"Abha"},{"family":"Lim","given":"David"}],"issued":{"date-parts":[["2024",11,1]]}}}],"schema":"https://github.com/citation-style-language/schema/raw/master/csl-citation.json"} </w:instrText>
                  </w:r>
                  <w:r w:rsidR="005B4585" w:rsidRPr="006346FE">
                    <w:rPr>
                      <w:sz w:val="20"/>
                      <w:szCs w:val="20"/>
                    </w:rPr>
                    <w:fldChar w:fldCharType="separate"/>
                  </w:r>
                  <w:r w:rsidR="005B4585" w:rsidRPr="006346FE">
                    <w:rPr>
                      <w:sz w:val="20"/>
                      <w:szCs w:val="20"/>
                    </w:rPr>
                    <w:t>Jeitani et al., 2024)</w:t>
                  </w:r>
                  <w:r w:rsidR="005B4585" w:rsidRPr="006346FE">
                    <w:rPr>
                      <w:sz w:val="20"/>
                      <w:szCs w:val="20"/>
                    </w:rPr>
                    <w:fldChar w:fldCharType="end"/>
                  </w:r>
                  <w:r w:rsidRPr="006346FE">
                    <w:rPr>
                      <w:sz w:val="20"/>
                      <w:szCs w:val="20"/>
                    </w:rPr>
                    <w:t xml:space="preserve">, that rating is </w:t>
                  </w:r>
                  <w:r w:rsidRPr="006346FE">
                    <w:rPr>
                      <w:b/>
                      <w:sz w:val="20"/>
                      <w:szCs w:val="20"/>
                    </w:rPr>
                    <w:t>inherited</w:t>
                  </w:r>
                  <w:r w:rsidRPr="006346FE">
                    <w:rPr>
                      <w:sz w:val="20"/>
                      <w:szCs w:val="20"/>
                    </w:rPr>
                    <w:t xml:space="preserve"> and not re-rated. </w:t>
                  </w:r>
                  <w:commentRangeStart w:id="135"/>
                  <w:commentRangeStart w:id="136"/>
                  <w:commentRangeStart w:id="137"/>
                  <w:commentRangeStart w:id="138"/>
                  <w:r w:rsidRPr="006346FE">
                    <w:rPr>
                      <w:sz w:val="20"/>
                      <w:szCs w:val="20"/>
                    </w:rPr>
                    <w:t xml:space="preserve">The AMSTAR-2 band of the sourcing review is </w:t>
                  </w:r>
                  <w:r w:rsidR="002E29D6" w:rsidRPr="006346FE">
                    <w:rPr>
                      <w:b/>
                      <w:sz w:val="20"/>
                      <w:szCs w:val="20"/>
                    </w:rPr>
                    <w:t>appl</w:t>
                  </w:r>
                  <w:r w:rsidRPr="006346FE">
                    <w:rPr>
                      <w:b/>
                      <w:sz w:val="20"/>
                      <w:szCs w:val="20"/>
                    </w:rPr>
                    <w:t>ied to the primary studies extracted from it</w:t>
                  </w:r>
                  <w:r w:rsidRPr="006346FE">
                    <w:rPr>
                      <w:sz w:val="20"/>
                      <w:szCs w:val="20"/>
                    </w:rPr>
                    <w:t>;</w:t>
                  </w:r>
                  <w:commentRangeEnd w:id="135"/>
                  <w:r w:rsidR="00852E6E" w:rsidRPr="006346FE">
                    <w:rPr>
                      <w:rStyle w:val="CommentReference"/>
                      <w:sz w:val="20"/>
                      <w:szCs w:val="20"/>
                    </w:rPr>
                    <w:commentReference w:id="135"/>
                  </w:r>
                  <w:commentRangeEnd w:id="136"/>
                  <w:r w:rsidRPr="006346FE">
                    <w:rPr>
                      <w:rStyle w:val="CommentReference"/>
                      <w:sz w:val="20"/>
                      <w:szCs w:val="20"/>
                    </w:rPr>
                    <w:commentReference w:id="136"/>
                  </w:r>
                  <w:commentRangeEnd w:id="137"/>
                  <w:r w:rsidRPr="006346FE">
                    <w:rPr>
                      <w:rStyle w:val="CommentReference"/>
                      <w:sz w:val="20"/>
                      <w:szCs w:val="20"/>
                    </w:rPr>
                    <w:commentReference w:id="137"/>
                  </w:r>
                  <w:commentRangeEnd w:id="138"/>
                  <w:r w:rsidRPr="006346FE">
                    <w:rPr>
                      <w:rStyle w:val="CommentReference"/>
                      <w:sz w:val="20"/>
                      <w:szCs w:val="20"/>
                    </w:rPr>
                    <w:commentReference w:id="138"/>
                  </w:r>
                  <w:r w:rsidRPr="006346FE">
                    <w:rPr>
                      <w:sz w:val="20"/>
                      <w:szCs w:val="20"/>
                    </w:rPr>
                    <w:t xml:space="preserve"> primary studies are </w:t>
                  </w:r>
                  <w:r w:rsidRPr="006346FE">
                    <w:rPr>
                      <w:b/>
                      <w:sz w:val="20"/>
                      <w:szCs w:val="20"/>
                    </w:rPr>
                    <w:t>not</w:t>
                  </w:r>
                  <w:r w:rsidRPr="006346FE">
                    <w:rPr>
                      <w:sz w:val="20"/>
                      <w:szCs w:val="20"/>
                    </w:rPr>
                    <w:t xml:space="preserve"> separately </w:t>
                  </w:r>
                  <w:r w:rsidRPr="006346FE">
                    <w:rPr>
                      <w:sz w:val="20"/>
                      <w:szCs w:val="20"/>
                    </w:rPr>
                    <w:lastRenderedPageBreak/>
                    <w:t xml:space="preserve">appraised with ROB2 or ROBINS-I, given the eight-week window. Single-reviewer rating with adjudicator spot-checks on a 20% sample. The AMSTAR-2 confidence band is </w:t>
                  </w:r>
                  <w:r w:rsidRPr="006346FE">
                    <w:rPr>
                      <w:b/>
                      <w:sz w:val="20"/>
                      <w:szCs w:val="20"/>
                    </w:rPr>
                    <w:t>used as a downgrade domain in the</w:t>
                  </w:r>
                  <w:commentRangeStart w:id="139"/>
                  <w:commentRangeStart w:id="140"/>
                  <w:commentRangeStart w:id="141"/>
                  <w:r w:rsidRPr="006346FE">
                    <w:rPr>
                      <w:b/>
                      <w:sz w:val="20"/>
                      <w:szCs w:val="20"/>
                    </w:rPr>
                    <w:t xml:space="preserve"> GRADE-lite confidence judgement</w:t>
                  </w:r>
                  <w:r w:rsidRPr="006346FE">
                    <w:rPr>
                      <w:sz w:val="20"/>
                      <w:szCs w:val="20"/>
                    </w:rPr>
                    <w:t>.</w:t>
                  </w:r>
                  <w:commentRangeEnd w:id="139"/>
                  <w:r w:rsidR="00846402" w:rsidRPr="006346FE">
                    <w:rPr>
                      <w:rStyle w:val="CommentReference"/>
                      <w:sz w:val="20"/>
                      <w:szCs w:val="20"/>
                    </w:rPr>
                    <w:commentReference w:id="139"/>
                  </w:r>
                  <w:commentRangeEnd w:id="140"/>
                  <w:r w:rsidRPr="006346FE">
                    <w:rPr>
                      <w:rStyle w:val="CommentReference"/>
                      <w:sz w:val="20"/>
                      <w:szCs w:val="20"/>
                    </w:rPr>
                    <w:commentReference w:id="140"/>
                  </w:r>
                  <w:commentRangeEnd w:id="141"/>
                  <w:r w:rsidRPr="006346FE">
                    <w:rPr>
                      <w:rStyle w:val="CommentReference"/>
                      <w:sz w:val="20"/>
                      <w:szCs w:val="20"/>
                    </w:rPr>
                    <w:commentReference w:id="141"/>
                  </w:r>
                </w:p>
              </w:tc>
            </w:tr>
            <w:bookmarkEnd w:id="134"/>
          </w:tbl>
          <w:p w14:paraId="0E27B00A" w14:textId="77777777" w:rsidR="00D16BED" w:rsidRPr="00BA1FC0" w:rsidRDefault="00D16BED" w:rsidP="002D5C7F"/>
        </w:tc>
      </w:tr>
    </w:tbl>
    <w:p w14:paraId="2BAC6FC9" w14:textId="77777777" w:rsidR="00D16BED" w:rsidRPr="00BA1FC0" w:rsidRDefault="00155271" w:rsidP="002D5C7F">
      <w:pPr>
        <w:pStyle w:val="BodyText"/>
      </w:pPr>
      <w:r w:rsidRPr="00BA1FC0">
        <w:lastRenderedPageBreak/>
        <w:t xml:space="preserve"> </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D16BED" w:rsidRPr="00BA1FC0" w14:paraId="0F4ADFF9" w14:textId="77777777" w:rsidTr="00D16BED">
        <w:trPr>
          <w:cantSplit/>
        </w:trPr>
        <w:tc>
          <w:tcPr>
            <w:tcW w:w="0" w:type="auto"/>
            <w:shd w:val="clear" w:color="auto" w:fill="DAE6FB"/>
            <w:tcMar>
              <w:top w:w="92" w:type="dxa"/>
              <w:bottom w:w="92" w:type="dxa"/>
            </w:tcMar>
          </w:tcPr>
          <w:p w14:paraId="5C7BF20B" w14:textId="77777777" w:rsidR="00D16BED" w:rsidRPr="00BA1FC0" w:rsidRDefault="00155271" w:rsidP="002D5C7F">
            <w:pPr>
              <w:pStyle w:val="BodyText"/>
            </w:pPr>
            <w:r w:rsidRPr="00BA1FC0">
              <w:t>Open question — quality appraisal approach</w:t>
            </w:r>
          </w:p>
        </w:tc>
      </w:tr>
      <w:tr w:rsidR="00D16BED" w:rsidRPr="00BA1FC0" w14:paraId="27855AF7" w14:textId="77777777" w:rsidTr="00D16BED">
        <w:trPr>
          <w:cantSplit/>
        </w:trPr>
        <w:tc>
          <w:tcPr>
            <w:tcW w:w="0" w:type="auto"/>
            <w:tcMar>
              <w:top w:w="108" w:type="dxa"/>
              <w:bottom w:w="108" w:type="dxa"/>
            </w:tcMar>
          </w:tcPr>
          <w:p w14:paraId="0E3FDCAF" w14:textId="77777777" w:rsidR="00D16BED" w:rsidRPr="00BA1FC0" w:rsidRDefault="00155271" w:rsidP="002D5C7F">
            <w:pPr>
              <w:pStyle w:val="BodyText"/>
            </w:pPr>
            <w:r w:rsidRPr="00BA1FC0">
              <w:t xml:space="preserve">Quality is appraised with </w:t>
            </w:r>
            <w:r w:rsidRPr="00BA1FC0">
              <w:rPr>
                <w:b/>
              </w:rPr>
              <w:t>AMSTAR-2 in a rapid critical-domains mode</w:t>
            </w:r>
            <w:r w:rsidRPr="00BA1FC0">
              <w:t xml:space="preserve"> (seven critical items → confidence band) on the systematic reviews used as entry points, inheriting ratings where a review is already appraised inside an umbrella review in the corpus; that band is </w:t>
            </w:r>
            <w:r w:rsidRPr="00BA1FC0">
              <w:rPr>
                <w:b/>
              </w:rPr>
              <w:t>carried to the primary studies the review sources</w:t>
            </w:r>
            <w:r w:rsidRPr="00BA1FC0">
              <w:t xml:space="preserve">, and primary studies are not separately appraised with ROB2/ROBINS-I. </w:t>
            </w:r>
            <w:commentRangeStart w:id="142"/>
            <w:r w:rsidRPr="00BA1FC0">
              <w:rPr>
                <w:b/>
              </w:rPr>
              <w:t>To confirm at protocol sign-off:</w:t>
            </w:r>
            <w:r w:rsidRPr="00BA1FC0">
              <w:t xml:space="preserve"> is the critical-domains-only shortcut (rather than the full 16-item AMSTAR-2) acceptable for GRADE-lite defensibility, and is carrying the review-level band to its primary studies (rather than per-study ROB) acceptable, or should ROB2/ROBINS-I be applied to a sample of primary studies as a cross-check?</w:t>
            </w:r>
            <w:commentRangeEnd w:id="142"/>
            <w:r w:rsidR="0081440B" w:rsidRPr="00BA1FC0">
              <w:rPr>
                <w:rStyle w:val="CommentReference"/>
                <w:sz w:val="22"/>
                <w:szCs w:val="22"/>
              </w:rPr>
              <w:commentReference w:id="142"/>
            </w:r>
          </w:p>
        </w:tc>
      </w:tr>
    </w:tbl>
    <w:p w14:paraId="7421C3F6" w14:textId="77777777" w:rsidR="00D16BED" w:rsidRPr="00BA1FC0" w:rsidRDefault="00155271" w:rsidP="00A57BC7">
      <w:pPr>
        <w:pStyle w:val="Heading3"/>
      </w:pPr>
      <w:bookmarkStart w:id="143" w:name="_Toc233231837"/>
      <w:bookmarkStart w:id="144" w:name="extraction-workflow"/>
      <w:r w:rsidRPr="00BA1FC0">
        <w:t>4.4.1 Extraction workflow</w:t>
      </w:r>
      <w:bookmarkEnd w:id="143"/>
    </w:p>
    <w:p w14:paraId="02C5863F" w14:textId="77777777" w:rsidR="00D16BED" w:rsidRPr="00BA1FC0" w:rsidRDefault="00155271" w:rsidP="002D5C7F">
      <w:pPr>
        <w:pStyle w:val="FirstParagraph"/>
      </w:pPr>
      <w:r w:rsidRPr="00BA1FC0">
        <w:t>Single-reviewer extraction with LLM cross-check:</w:t>
      </w:r>
    </w:p>
    <w:p w14:paraId="33C45A66" w14:textId="2A0E649B" w:rsidR="00D16BED" w:rsidRPr="00BA1FC0" w:rsidRDefault="002E29D6" w:rsidP="002D5C7F">
      <w:pPr>
        <w:pStyle w:val="Compact"/>
        <w:numPr>
          <w:ilvl w:val="0"/>
          <w:numId w:val="11"/>
        </w:numPr>
      </w:pPr>
      <w:r>
        <w:t xml:space="preserve">A human reviewer extracts the full template for each included study and </w:t>
      </w:r>
      <w:r w:rsidR="004D4554">
        <w:t>directly populates the EPPI-Reviewer fields</w:t>
      </w:r>
      <w:r w:rsidR="00155271" w:rsidRPr="00BA1FC0">
        <w:t>.</w:t>
      </w:r>
    </w:p>
    <w:p w14:paraId="33843164" w14:textId="77777777" w:rsidR="00D16BED" w:rsidRPr="00BA1FC0" w:rsidRDefault="00155271" w:rsidP="002D5C7F">
      <w:pPr>
        <w:pStyle w:val="Compact"/>
        <w:numPr>
          <w:ilvl w:val="0"/>
          <w:numId w:val="11"/>
        </w:numPr>
      </w:pPr>
      <w:r w:rsidRPr="00BA1FC0">
        <w:t xml:space="preserve">The LLM is prompted with the segmented full text and the template schema in JSON, returning extracted values plus a verbatim supporting span for each non-trivial field. </w:t>
      </w:r>
      <w:r w:rsidRPr="00BA1FC0">
        <w:rPr>
          <w:rStyle w:val="VerbatimChar"/>
          <w:rFonts w:ascii="Arial" w:hAnsi="Arial"/>
        </w:rPr>
        <w:t>k = 3</w:t>
      </w:r>
      <w:r w:rsidRPr="00BA1FC0">
        <w:t xml:space="preserve"> runs per study; inter-run disagreement flags fields for human re-check.</w:t>
      </w:r>
    </w:p>
    <w:p w14:paraId="1CA01CA0" w14:textId="478A6097" w:rsidR="00D16BED" w:rsidRPr="00BA1FC0" w:rsidRDefault="00155271" w:rsidP="002D5C7F">
      <w:pPr>
        <w:pStyle w:val="Compact"/>
        <w:numPr>
          <w:ilvl w:val="0"/>
          <w:numId w:val="11"/>
        </w:numPr>
      </w:pPr>
      <w:r w:rsidRPr="00BA1FC0">
        <w:rPr>
          <w:b/>
        </w:rPr>
        <w:t>All quantitative fields used in synthesis</w:t>
      </w:r>
      <w:r w:rsidRPr="00BA1FC0">
        <w:t xml:space="preserve"> (effect sizes, standard errors, sample sizes, cost figures, durations) are 100% human-verified against the source PDF before being used in any synthesis output. This retains the verification rigor of the HSF mapping protocol </w:t>
      </w:r>
      <w:r w:rsidR="000C7EF4">
        <w:fldChar w:fldCharType="begin"/>
      </w:r>
      <w:r w:rsidR="000C7EF4">
        <w:instrText xml:space="preserve"> ADDIN ZOTERO_ITEM CSL_CITATION {"citationID":"yXJvuvzX","properties":{"unsorted":false,"formattedCitation":"(Marion et al., 2026)","plainCitation":"(Marion et al., 2026)","noteIndex":0},"citationItems":[{"id":276255,"uris":["http://zotero.org/groups/6580398/items/SCC4VJH9"],"itemData":{"id":276255,"type":"manuscript","genre":"Protocol","publisher":"International Initiative for Impact Evaluation (3ie)","title":"Mapping the Global Evidence Base in Health Systems Financing (HSF) and Health Economics (HE) using Machine Learning","author":[{"family":"Marion","given":"Pierre"},{"family":"Hutchinson","given":"Brian"},{"family":"Lee","given":"Sanghwa"},{"family":"Pande","given":"Suvarna"},{"family":"Kastel","given":"Fiona"},{"family":"Sempe","given":"Lucas"},{"family":"Engelbert","given":"Mark"},{"family":"Witter","given":"Sophie"},{"family":"Kutzin","given":"Joe"},{"family":"Thota","given":"Anilkrishna B."}],"issued":{"date-parts":[["2026",6]]}}}],"schema":"https://github.com/citation-style-language/schema/raw/master/csl-citation.json"} </w:instrText>
      </w:r>
      <w:r w:rsidR="000C7EF4">
        <w:fldChar w:fldCharType="separate"/>
      </w:r>
      <w:r w:rsidR="000C7EF4" w:rsidRPr="000C7EF4">
        <w:t>(Marion et al., 2026)</w:t>
      </w:r>
      <w:r w:rsidR="000C7EF4">
        <w:fldChar w:fldCharType="end"/>
      </w:r>
      <w:r w:rsidRPr="00BA1FC0">
        <w:t xml:space="preserve"> at the point where it matters most.</w:t>
      </w:r>
    </w:p>
    <w:p w14:paraId="45651A7A" w14:textId="77777777" w:rsidR="00D16BED" w:rsidRPr="00BA1FC0" w:rsidRDefault="00155271" w:rsidP="002D5C7F">
      <w:pPr>
        <w:pStyle w:val="Compact"/>
        <w:numPr>
          <w:ilvl w:val="0"/>
          <w:numId w:val="11"/>
        </w:numPr>
      </w:pPr>
      <w:r w:rsidRPr="00BA1FC0">
        <w:t>Categorical and free-text fields are extracted by the LLM and audited by the human reviewer on a 20% random sample.</w:t>
      </w:r>
    </w:p>
    <w:p w14:paraId="2AC24D35" w14:textId="77777777" w:rsidR="00D16BED" w:rsidRPr="00BA1FC0" w:rsidRDefault="00155271" w:rsidP="002D5C7F">
      <w:pPr>
        <w:pStyle w:val="Compact"/>
        <w:numPr>
          <w:ilvl w:val="0"/>
          <w:numId w:val="11"/>
        </w:numPr>
      </w:pPr>
      <w:r w:rsidRPr="00BA1FC0">
        <w:t>Fields not extractable from the source are recorded as “not reported” with the location of the absence noted.</w:t>
      </w:r>
    </w:p>
    <w:p w14:paraId="14B1071F" w14:textId="77777777" w:rsidR="00D16BED" w:rsidRPr="00BA1FC0" w:rsidRDefault="00155271" w:rsidP="00A57BC7">
      <w:pPr>
        <w:pStyle w:val="Heading3"/>
      </w:pPr>
      <w:bookmarkStart w:id="145" w:name="_Toc233231838"/>
      <w:bookmarkStart w:id="146" w:name="internal-evidence-stream"/>
      <w:bookmarkEnd w:id="144"/>
      <w:r w:rsidRPr="00BA1FC0">
        <w:t>4.4.2 Internal evidence stream</w:t>
      </w:r>
      <w:bookmarkEnd w:id="145"/>
    </w:p>
    <w:p w14:paraId="7337CB58" w14:textId="44613485" w:rsidR="00F24EFD" w:rsidRDefault="00EF4C02" w:rsidP="002D5C7F">
      <w:pPr>
        <w:pStyle w:val="FirstParagraph"/>
      </w:pPr>
      <w:r w:rsidRPr="00EF4C02">
        <w:t>We extract StrongMinds' internal evidence into a parallel sheet using the same template as the external studies. This includes the Phase 1 active-ingredients work, Phase 2 dose-response, Phase 3a 18-arm pilot, Phase 3b triangulation report, the SSI report, the peer-to-peer study, and the Phase 4 HCD report (Acam &amp; Hopkins, 2026).</w:t>
      </w:r>
      <w:r w:rsidR="00F24EFD">
        <w:t xml:space="preserve"> </w:t>
      </w:r>
    </w:p>
    <w:p w14:paraId="1850DDC8" w14:textId="635562BF" w:rsidR="007D4ABC" w:rsidRDefault="00A776A3" w:rsidP="002D5C7F">
      <w:r>
        <w:lastRenderedPageBreak/>
        <w:t xml:space="preserve">For this </w:t>
      </w:r>
      <w:r w:rsidR="001F77E8">
        <w:t xml:space="preserve">internal stream, </w:t>
      </w:r>
      <w:r w:rsidR="00D02953">
        <w:t>we</w:t>
      </w:r>
      <w:r w:rsidR="00D95B95">
        <w:t xml:space="preserve"> replace t</w:t>
      </w:r>
      <w:r w:rsidR="00951CFB">
        <w:t>he</w:t>
      </w:r>
      <w:r w:rsidR="00D95B95" w:rsidRPr="00D95B95">
        <w:t xml:space="preserve"> risk-of-bias domain with a free-text "internal study caveats" field</w:t>
      </w:r>
      <w:r w:rsidR="002E29D6">
        <w:t xml:space="preserve"> that flags design limitations such as single MHC per arm, non-randomized designs, and small sample siz</w:t>
      </w:r>
      <w:r w:rsidR="00D95B95" w:rsidRPr="00D95B95">
        <w:t>es.</w:t>
      </w:r>
    </w:p>
    <w:p w14:paraId="35EBD863" w14:textId="3F8C22AD" w:rsidR="00ED272C" w:rsidRPr="007A3E1A" w:rsidRDefault="00DE78F4" w:rsidP="002D5C7F">
      <w:r>
        <w:t>Since the</w:t>
      </w:r>
      <w:r w:rsidR="00A178C3" w:rsidRPr="00A178C3">
        <w:t xml:space="preserve"> internal evidence base </w:t>
      </w:r>
      <w:r w:rsidR="00A178C3">
        <w:t>is not peer-reviewed</w:t>
      </w:r>
      <w:r w:rsidR="004016D8">
        <w:t>,</w:t>
      </w:r>
      <w:r w:rsidR="001C4890">
        <w:t xml:space="preserve"> we use it for triangulation alongside the external corpus rather than pooling it</w:t>
      </w:r>
      <w:r w:rsidR="00A178C3" w:rsidRPr="00A178C3">
        <w:t>.</w:t>
      </w:r>
    </w:p>
    <w:p w14:paraId="2B1A7CF4" w14:textId="77777777" w:rsidR="00D16BED" w:rsidRPr="00BA1FC0" w:rsidRDefault="00155271" w:rsidP="002D5C7F">
      <w:pPr>
        <w:pStyle w:val="Heading2"/>
      </w:pPr>
      <w:bookmarkStart w:id="147" w:name="_Toc233231839"/>
      <w:bookmarkStart w:id="148" w:name="synthesis"/>
      <w:bookmarkEnd w:id="132"/>
      <w:bookmarkEnd w:id="146"/>
      <w:r w:rsidRPr="00BA1FC0">
        <w:t>4.5 Synthesis</w:t>
      </w:r>
      <w:bookmarkEnd w:id="147"/>
    </w:p>
    <w:p w14:paraId="1EB6B0DF" w14:textId="0BA51F87" w:rsidR="00D16BED" w:rsidRPr="00BA1FC0" w:rsidRDefault="00155271" w:rsidP="002D5C7F">
      <w:pPr>
        <w:pStyle w:val="FirstParagraph"/>
      </w:pPr>
      <w:r w:rsidRPr="00BA1FC0">
        <w:t xml:space="preserve">The review does not produce pooled meta-analytic estimates. </w:t>
      </w:r>
      <w:r w:rsidR="00AA1A3B">
        <w:t>The s</w:t>
      </w:r>
      <w:r w:rsidR="00AA1A3B" w:rsidRPr="00BA1FC0">
        <w:t xml:space="preserve">ynthesis </w:t>
      </w:r>
      <w:r w:rsidRPr="00BA1FC0">
        <w:t>is narrative</w:t>
      </w:r>
      <w:r w:rsidR="000E01C8">
        <w:t>, organiz</w:t>
      </w:r>
      <w:r w:rsidR="002718EC">
        <w:t>ed by workstream, and structured around</w:t>
      </w:r>
      <w:r w:rsidRPr="00BA1FC0">
        <w:t xml:space="preserve"> research </w:t>
      </w:r>
      <w:r w:rsidR="00AB05ED" w:rsidRPr="00BA1FC0">
        <w:t>question</w:t>
      </w:r>
      <w:r w:rsidR="00AA1A3B">
        <w:t>s</w:t>
      </w:r>
      <w:r w:rsidR="00C06ABB">
        <w:t xml:space="preserve">. </w:t>
      </w:r>
      <w:r w:rsidR="00252AE0">
        <w:t xml:space="preserve">We use three complementary </w:t>
      </w:r>
      <w:r w:rsidR="00266F74">
        <w:t>approache</w:t>
      </w:r>
      <w:r w:rsidR="00C65F29">
        <w:t>s</w:t>
      </w:r>
      <w:r w:rsidR="002E29D6">
        <w:t>, which are describ</w:t>
      </w:r>
      <w:r w:rsidR="0034089E">
        <w:t>ed below.</w:t>
      </w:r>
      <w:r w:rsidRPr="00BA1FC0">
        <w:t xml:space="preserve"> </w:t>
      </w:r>
    </w:p>
    <w:p w14:paraId="6EF0275D" w14:textId="77777777" w:rsidR="00D16BED" w:rsidRPr="00BA1FC0" w:rsidRDefault="00155271" w:rsidP="00A57BC7">
      <w:pPr>
        <w:pStyle w:val="Heading3"/>
      </w:pPr>
      <w:bookmarkStart w:id="149" w:name="_Toc233231840"/>
      <w:bookmarkStart w:id="150" w:name="vote-counting-and-harvest-plots"/>
      <w:r w:rsidRPr="00BA1FC0">
        <w:t>4.5.1 Vote-counting and harvest plots</w:t>
      </w:r>
      <w:bookmarkEnd w:id="149"/>
    </w:p>
    <w:p w14:paraId="2C0B8BE0" w14:textId="65691018" w:rsidR="00D97176" w:rsidRDefault="00155271" w:rsidP="002D5C7F">
      <w:pPr>
        <w:pStyle w:val="FirstParagraph"/>
      </w:pPr>
      <w:r w:rsidRPr="00A5610A">
        <w:t xml:space="preserve">For each </w:t>
      </w:r>
      <w:r w:rsidR="006F7660">
        <w:t>research question</w:t>
      </w:r>
      <w:r w:rsidRPr="00A5610A">
        <w:t xml:space="preserve"> </w:t>
      </w:r>
      <w:r w:rsidR="006F7660">
        <w:t>in which more than three studies report comparable directional outcomes, we present a harvest plot (Ogilvie et al., 2008) showing review counts</w:t>
      </w:r>
      <w:r w:rsidRPr="00A5610A">
        <w:t xml:space="preserve"> by effect direction, stratified by evidence stream </w:t>
      </w:r>
      <w:r w:rsidRPr="00BA1FC0">
        <w:t xml:space="preserve">and, where relevant, by the predominant geography of the contributing reviews (SSA / other LMIC / HIC). </w:t>
      </w:r>
    </w:p>
    <w:p w14:paraId="69CB16B5" w14:textId="77777777" w:rsidR="004D4554" w:rsidRDefault="00155271" w:rsidP="004D4554">
      <w:pPr>
        <w:pStyle w:val="FirstParagraph"/>
        <w:spacing w:before="0" w:after="0"/>
      </w:pPr>
      <w:r w:rsidRPr="00BA1FC0">
        <w:t>Vote</w:t>
      </w:r>
      <w:r w:rsidR="00BA4E85">
        <w:t xml:space="preserve"> counts are reported with explicit acknowledgement of their limitations and are</w:t>
      </w:r>
      <w:r w:rsidRPr="00BA1FC0">
        <w:t xml:space="preserve"> </w:t>
      </w:r>
      <w:r w:rsidR="00D676E4">
        <w:t xml:space="preserve">not used </w:t>
      </w:r>
      <w:r w:rsidRPr="00BA1FC0">
        <w:t xml:space="preserve">as the sole basis for a recommendation. The </w:t>
      </w:r>
      <w:r w:rsidRPr="00BA1FC0">
        <w:rPr>
          <w:b/>
        </w:rPr>
        <w:t>consistency rule</w:t>
      </w:r>
      <w:r w:rsidRPr="00BA1FC0">
        <w:t xml:space="preserve"> that maps vote-counts to GRADE-lite confidence judgements is pre-specified: </w:t>
      </w:r>
    </w:p>
    <w:p w14:paraId="7B419564" w14:textId="77777777" w:rsidR="004D4554" w:rsidRDefault="00155271" w:rsidP="004D4554">
      <w:pPr>
        <w:pStyle w:val="FirstParagraph"/>
        <w:numPr>
          <w:ilvl w:val="0"/>
          <w:numId w:val="38"/>
        </w:numPr>
        <w:spacing w:before="0" w:after="0"/>
      </w:pPr>
      <w:r w:rsidRPr="00BA1FC0">
        <w:t xml:space="preserve">≥ 75% of reviews in the same direction = </w:t>
      </w:r>
      <w:r w:rsidRPr="00BA1FC0">
        <w:rPr>
          <w:b/>
        </w:rPr>
        <w:t>consistent</w:t>
      </w:r>
      <w:r w:rsidRPr="00BA1FC0">
        <w:t xml:space="preserve">; </w:t>
      </w:r>
    </w:p>
    <w:p w14:paraId="78BCB5F1" w14:textId="77777777" w:rsidR="004D4554" w:rsidRDefault="00155271" w:rsidP="004D4554">
      <w:pPr>
        <w:pStyle w:val="FirstParagraph"/>
        <w:numPr>
          <w:ilvl w:val="0"/>
          <w:numId w:val="38"/>
        </w:numPr>
        <w:spacing w:before="0" w:after="0"/>
      </w:pPr>
      <w:r w:rsidRPr="00BA1FC0">
        <w:t xml:space="preserve">50–74% = </w:t>
      </w:r>
      <w:r w:rsidRPr="00BA1FC0">
        <w:rPr>
          <w:b/>
        </w:rPr>
        <w:t>mixed</w:t>
      </w:r>
      <w:r w:rsidRPr="00BA1FC0">
        <w:t xml:space="preserve">; </w:t>
      </w:r>
    </w:p>
    <w:p w14:paraId="72C7A5A6" w14:textId="77777777" w:rsidR="004D4554" w:rsidRDefault="00155271" w:rsidP="004D4554">
      <w:pPr>
        <w:pStyle w:val="FirstParagraph"/>
        <w:numPr>
          <w:ilvl w:val="0"/>
          <w:numId w:val="38"/>
        </w:numPr>
        <w:spacing w:before="0" w:after="0"/>
      </w:pPr>
      <w:r w:rsidRPr="00BA1FC0">
        <w:t xml:space="preserve">&lt; 50% = </w:t>
      </w:r>
      <w:commentRangeStart w:id="151"/>
      <w:r w:rsidRPr="00BA1FC0">
        <w:rPr>
          <w:b/>
        </w:rPr>
        <w:t>inconsistent</w:t>
      </w:r>
      <w:commentRangeEnd w:id="151"/>
      <w:r w:rsidR="00C03384" w:rsidRPr="00BA1FC0">
        <w:rPr>
          <w:rStyle w:val="CommentReference"/>
          <w:sz w:val="22"/>
          <w:szCs w:val="22"/>
        </w:rPr>
        <w:commentReference w:id="151"/>
      </w:r>
      <w:r w:rsidRPr="00BA1FC0">
        <w:t xml:space="preserve">. </w:t>
      </w:r>
    </w:p>
    <w:p w14:paraId="33DF412C" w14:textId="7941F7AD" w:rsidR="00D16BED" w:rsidRPr="00BA1FC0" w:rsidRDefault="00155271" w:rsidP="004D4554">
      <w:pPr>
        <w:pStyle w:val="FirstParagraph"/>
      </w:pPr>
      <w:r w:rsidRPr="00BA1FC0">
        <w:t>Direction is judged against the pre-registered direction of effect (favors intervention) and not re-derived post hoc.</w:t>
      </w:r>
    </w:p>
    <w:p w14:paraId="21E4D30D" w14:textId="77777777" w:rsidR="00D16BED" w:rsidRPr="00BA1FC0" w:rsidRDefault="00155271" w:rsidP="00A57BC7">
      <w:pPr>
        <w:pStyle w:val="Heading3"/>
      </w:pPr>
      <w:bookmarkStart w:id="152" w:name="_Toc233231841"/>
      <w:bookmarkStart w:id="153" w:name="targeted-effect-size-tabulation"/>
      <w:bookmarkEnd w:id="150"/>
      <w:r w:rsidRPr="00BA1FC0">
        <w:t>4.5.2 Targeted effect-size tabulation</w:t>
      </w:r>
      <w:bookmarkEnd w:id="152"/>
    </w:p>
    <w:p w14:paraId="4CED925A" w14:textId="295286B2" w:rsidR="00D16BED" w:rsidRPr="00BA1FC0" w:rsidRDefault="004F4745" w:rsidP="002D5C7F">
      <w:pPr>
        <w:pStyle w:val="FirstParagraph"/>
      </w:pPr>
      <w:r>
        <w:t xml:space="preserve">For questions on dose, ingredient and group size </w:t>
      </w:r>
      <w:r w:rsidR="00796F53">
        <w:t>(</w:t>
      </w:r>
      <w:r w:rsidR="00796F53" w:rsidRPr="00BA1FC0">
        <w:t>RQ5, RQ7, RQ10)</w:t>
      </w:r>
      <w:r w:rsidR="00E64C12">
        <w:t xml:space="preserve">, we </w:t>
      </w:r>
      <w:r w:rsidR="00B45D13">
        <w:t xml:space="preserve">will report </w:t>
      </w:r>
      <w:r w:rsidR="000114A3" w:rsidRPr="00C3220C">
        <w:t>effect sizes</w:t>
      </w:r>
      <w:r w:rsidR="00A165FB">
        <w:t xml:space="preserve"> per study</w:t>
      </w:r>
      <w:r w:rsidR="00927AD5">
        <w:t xml:space="preserve">. </w:t>
      </w:r>
      <w:r w:rsidR="00970F44">
        <w:t xml:space="preserve">If </w:t>
      </w:r>
      <w:r w:rsidR="00C548A9">
        <w:t xml:space="preserve">we find </w:t>
      </w:r>
      <w:r w:rsidR="0081050E">
        <w:t xml:space="preserve">more than 5 studies </w:t>
      </w:r>
      <w:r w:rsidR="006F3DBF">
        <w:t>with similar</w:t>
      </w:r>
      <w:r w:rsidR="004D4554">
        <w:t xml:space="preserve"> study</w:t>
      </w:r>
      <w:r w:rsidR="006F3DBF">
        <w:t xml:space="preserve"> design and comparators, </w:t>
      </w:r>
      <w:r w:rsidR="00B45D13" w:rsidRPr="00C3220C">
        <w:t>we present a forest plot without pooling, to show the distribution of effects.</w:t>
      </w:r>
      <w:r w:rsidR="009B1DF6">
        <w:t xml:space="preserve"> </w:t>
      </w:r>
      <w:r w:rsidR="009B1DF6" w:rsidRPr="009B1DF6">
        <w:t>We describe heterogeneity qualitatively (study, population, intervention).</w:t>
      </w:r>
    </w:p>
    <w:p w14:paraId="2E979E0F" w14:textId="77777777" w:rsidR="00D16BED" w:rsidRPr="00BA1FC0" w:rsidRDefault="00155271" w:rsidP="00A57BC7">
      <w:pPr>
        <w:pStyle w:val="Heading3"/>
      </w:pPr>
      <w:bookmarkStart w:id="154" w:name="_Toc233231842"/>
      <w:bookmarkStart w:id="155" w:name="cost-synthesis"/>
      <w:bookmarkEnd w:id="153"/>
      <w:r w:rsidRPr="00BA1FC0">
        <w:t xml:space="preserve">4.5.3 Cost </w:t>
      </w:r>
      <w:commentRangeStart w:id="156"/>
      <w:r w:rsidRPr="00BA1FC0">
        <w:t>synthesis</w:t>
      </w:r>
      <w:bookmarkEnd w:id="154"/>
      <w:commentRangeEnd w:id="156"/>
      <w:r w:rsidR="005424E9" w:rsidRPr="00BA1FC0">
        <w:rPr>
          <w:rStyle w:val="CommentReference"/>
          <w:sz w:val="24"/>
          <w:szCs w:val="24"/>
        </w:rPr>
        <w:commentReference w:id="156"/>
      </w:r>
    </w:p>
    <w:p w14:paraId="15B572CE" w14:textId="6D17F69D" w:rsidR="008B6BDE" w:rsidRDefault="00BD0451" w:rsidP="002D5C7F">
      <w:pPr>
        <w:pStyle w:val="FirstParagraph"/>
      </w:pPr>
      <w:r w:rsidRPr="00BD0451">
        <w:t xml:space="preserve">We standardize all cost figures to 2026 USD. We first apply local-country consumer price index (CPI) inflation from the year of costing </w:t>
      </w:r>
      <w:r>
        <w:t>through 2026, sourced from the World Bank's</w:t>
      </w:r>
      <w:r w:rsidRPr="00BD0451">
        <w:t xml:space="preserve"> WDI.</w:t>
      </w:r>
      <w:r w:rsidR="00593471">
        <w:t xml:space="preserve"> </w:t>
      </w:r>
      <w:r w:rsidR="00593471" w:rsidRPr="00593471">
        <w:t xml:space="preserve">We then apply </w:t>
      </w:r>
      <w:r w:rsidR="00BA4E85">
        <w:t>a market exchange rate conversion to USD,</w:t>
      </w:r>
      <w:r w:rsidR="00593471" w:rsidRPr="00593471">
        <w:t xml:space="preserve"> using the IMF International Financial Statistics annual average for the year of costing</w:t>
      </w:r>
      <w:r w:rsidR="00D0657A">
        <w:rPr>
          <w:rStyle w:val="FootnoteReference"/>
        </w:rPr>
        <w:footnoteReference w:id="7"/>
      </w:r>
      <w:r w:rsidR="00D0657A">
        <w:t xml:space="preserve">. </w:t>
      </w:r>
      <w:r w:rsidR="00D0657A" w:rsidRPr="00D0657A">
        <w:rPr>
          <w:b/>
          <w:bCs/>
        </w:rPr>
        <w:t xml:space="preserve">We restrict the cost perspective to the </w:t>
      </w:r>
      <w:r w:rsidR="00D0657A" w:rsidRPr="00D0657A">
        <w:rPr>
          <w:b/>
          <w:bCs/>
        </w:rPr>
        <w:lastRenderedPageBreak/>
        <w:t>provider perspective. We record societal-perspective costs when reported, but do not use them as the headline figure.</w:t>
      </w:r>
      <w:r w:rsidR="003E0E66">
        <w:rPr>
          <w:b/>
          <w:bCs/>
        </w:rPr>
        <w:t xml:space="preserve"> </w:t>
      </w:r>
      <w:r w:rsidR="00C01814">
        <w:t>If the</w:t>
      </w:r>
      <w:r w:rsidR="003E0E66" w:rsidRPr="002D5C7F">
        <w:t xml:space="preserve"> studies report only the provider sub-component of a societal-perspective figure, we use that sub-component.</w:t>
      </w:r>
      <w:r w:rsidR="00002580">
        <w:t xml:space="preserve"> </w:t>
      </w:r>
      <w:r w:rsidR="00002580" w:rsidRPr="00C3220C">
        <w:t>The cost methodology follows the CHEERS 2022</w:t>
      </w:r>
      <w:r w:rsidR="00002580">
        <w:t xml:space="preserve"> </w:t>
      </w:r>
      <w:r w:rsidR="00002580">
        <w:fldChar w:fldCharType="begin"/>
      </w:r>
      <w:r w:rsidR="00002580">
        <w:instrText xml:space="preserve"> ADDIN ZOTERO_ITEM CSL_CITATION {"citationID":"3UAIN2Fl","properties":{"unsorted":false,"formattedCitation":"(Husereau et al., 2022)","plainCitation":"(Husereau et al., 2022)","noteIndex":0},"citationItems":[{"id":276267,"uris":["http://zotero.org/groups/6580398/items/UPTF7LU7"],"itemData":{"id":276267,"type":"article-journal","container-title":"BMJ","DOI":"10.1136/bmj.e067975","page":"e067975","title":"Consolidated Health Economic Evaluation Reporting Standards 2022 (CHEERS 2022) statement: updated reporting guidance for health economic evaluations","volume":"376","author":[{"family":"Husereau","given":"Don"},{"family":"Drummond","given":"Michael"},{"family":"Augustovski","given":"Federico"},{"family":"Bekker-Grob","given":"Esther","non-dropping-particle":"de"},{"family":"Briggs","given":"Andrew H."},{"family":"Carswell","given":"Chris"},{"family":"Caulley","given":"Lisa"},{"family":"Chaiyakunapruk","given":"Nathorn"},{"family":"Greenberg","given":"Dan"},{"family":"Loder","given":"Elizabeth"},{"family":"Mauskopf","given":"Josephine"},{"family":"Mullins","given":"C. Daniel"},{"family":"Petrou","given":"Stavros"},{"family":"Pwu","given":"Raoh-Fang"},{"family":"Staniszewska","given":"Sophie"}],"issued":{"date-parts":[["2022"]]}}}],"schema":"https://github.com/citation-style-language/schema/raw/master/csl-citation.json"} </w:instrText>
      </w:r>
      <w:r w:rsidR="00002580">
        <w:fldChar w:fldCharType="separate"/>
      </w:r>
      <w:r w:rsidR="00002580" w:rsidRPr="0056074E">
        <w:t>(Husereau et al., 2022)</w:t>
      </w:r>
      <w:r w:rsidR="00002580">
        <w:fldChar w:fldCharType="end"/>
      </w:r>
      <w:r w:rsidR="00002580">
        <w:t xml:space="preserve"> standards of</w:t>
      </w:r>
      <w:r w:rsidR="00002580" w:rsidRPr="00C3220C">
        <w:t xml:space="preserve"> reporting. We do not perform a full economic evaluation.</w:t>
      </w:r>
    </w:p>
    <w:p w14:paraId="21B721F0" w14:textId="0010369A" w:rsidR="002D5C7F" w:rsidRDefault="00FB5740" w:rsidP="002D5C7F">
      <w:r w:rsidRPr="002D5C7F">
        <w:t xml:space="preserve">We present cost-per-effect in two complementary forms. The primary metric is </w:t>
      </w:r>
      <w:r w:rsidR="00E97697" w:rsidRPr="002D5C7F">
        <w:t>the</w:t>
      </w:r>
      <w:r w:rsidRPr="002D5C7F">
        <w:t xml:space="preserve"> cost per standardi</w:t>
      </w:r>
      <w:r w:rsidR="00E97697" w:rsidRPr="002D5C7F">
        <w:t>z</w:t>
      </w:r>
      <w:r w:rsidRPr="002D5C7F">
        <w:t xml:space="preserve">ed mean difference (SMD) point reduction, which is comparable across studies that use different depression instruments. </w:t>
      </w:r>
      <w:r w:rsidR="009F54C3" w:rsidRPr="002D5C7F">
        <w:t>The secondary metric is cost per remission (defined as PHQ-9 &lt; 5 at primary time-point, or the instrument-specific equivalent defined by each study).</w:t>
      </w:r>
      <w:r w:rsidR="00C02377">
        <w:t xml:space="preserve"> </w:t>
      </w:r>
      <w:r w:rsidR="00CB0FDA" w:rsidRPr="002D5C7F">
        <w:t xml:space="preserve">Studies that do not report effect sizes or remission rates contribute only to per-client cost tabulations. We tabulate costs alongside the Phase 3b cost figures </w:t>
      </w:r>
      <w:r w:rsidR="00AA0C4D" w:rsidRPr="002D5C7F">
        <w:fldChar w:fldCharType="begin"/>
      </w:r>
      <w:r w:rsidR="00AA0C4D" w:rsidRPr="002D5C7F">
        <w:instrText xml:space="preserve"> ADDIN ZOTERO_ITEM CSL_CITATION {"citationID":"XZ7l20yO","properties":{"unsorted":false,"formattedCitation":"(Alagarajah &amp; Fraker, 2026)","plainCitation":"(Alagarajah &amp; Fraker, 2026)","noteIndex":0},"citationItems":[{"id":276253,"uris":["http://zotero.org/groups/6580398/items/8Z6EZD6K"],"itemData":{"id":276253,"type":"manuscript","publisher":"StrongMinds","title":"Ultra Low Cost Model: Phase 3B Report (DRAFT)","author":[{"family":"Alagarajah","given":"Jana"},{"family":"Fraker","given":"Andrew"}],"issued":{"date-parts":[["2026",4]]}}}],"schema":"https://github.com/citation-style-language/schema/raw/master/csl-citation.json"} </w:instrText>
      </w:r>
      <w:r w:rsidR="00AA0C4D" w:rsidRPr="002D5C7F">
        <w:fldChar w:fldCharType="separate"/>
      </w:r>
      <w:r w:rsidR="00AA0C4D" w:rsidRPr="002D5C7F">
        <w:t>(Alagarajah &amp; Fraker, 2026)</w:t>
      </w:r>
      <w:r w:rsidR="00AA0C4D" w:rsidRPr="002D5C7F">
        <w:fldChar w:fldCharType="end"/>
      </w:r>
      <w:r w:rsidR="00AA0C4D" w:rsidRPr="002D5C7F">
        <w:t xml:space="preserve"> </w:t>
      </w:r>
      <w:r w:rsidR="00CB0FDA" w:rsidRPr="002D5C7F">
        <w:t xml:space="preserve">using the same columns, so the </w:t>
      </w:r>
      <w:r w:rsidR="00AA0C4D" w:rsidRPr="002D5C7F">
        <w:t>Strongminds team</w:t>
      </w:r>
      <w:r w:rsidR="00CB0FDA" w:rsidRPr="002D5C7F">
        <w:t xml:space="preserve"> can read across internal and external evidence in a single view</w:t>
      </w:r>
      <w:r w:rsidR="00AA0C4D" w:rsidRPr="002D5C7F">
        <w:t xml:space="preserve">. </w:t>
      </w:r>
      <w:bookmarkStart w:id="157" w:name="triangulation-matrix"/>
      <w:bookmarkEnd w:id="155"/>
    </w:p>
    <w:p w14:paraId="1F70C90F" w14:textId="77777777" w:rsidR="00D16BED" w:rsidRPr="002D5C7F" w:rsidRDefault="00155271" w:rsidP="00A57BC7">
      <w:pPr>
        <w:pStyle w:val="Heading3"/>
      </w:pPr>
      <w:bookmarkStart w:id="158" w:name="_Toc233231843"/>
      <w:r w:rsidRPr="002D5C7F">
        <w:t>4.5.4 Triangulation matrix</w:t>
      </w:r>
      <w:bookmarkEnd w:id="158"/>
    </w:p>
    <w:p w14:paraId="05675B59" w14:textId="6735A0F1" w:rsidR="00D16BED" w:rsidRPr="00BA1FC0" w:rsidRDefault="00A84A3F" w:rsidP="002D5C7F">
      <w:pPr>
        <w:pStyle w:val="FirstParagraph"/>
      </w:pPr>
      <w:r w:rsidRPr="00C3220C">
        <w:t xml:space="preserve">We produce a 3-column triangulation matrix for each of the nine headline RQs that drive MVP design (RQ5, RQ6, RQ7, RQ8, RQ9, RQ12, RQ13, RQ14, RQ16). We include RQ8 as a headline RQ because the question of whether low-intensity interventions deliver short-term symptom relief without sustained benefit is decision-critical at the USD </w:t>
      </w:r>
      <w:r w:rsidR="002E5CD5">
        <w:t>1-per-client</w:t>
      </w:r>
      <w:r w:rsidRPr="00C3220C">
        <w:t xml:space="preserve"> target. RQ8 is adjacent to RQ14 (trajectory by therapeutic model) but not subsumed by it.</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5242"/>
        <w:gridCol w:w="1011"/>
        <w:gridCol w:w="2392"/>
      </w:tblGrid>
      <w:tr w:rsidR="00D16BED" w:rsidRPr="00BA1FC0" w14:paraId="2EAB14A9" w14:textId="77777777" w:rsidTr="002D5C7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tcPr>
          <w:p w14:paraId="67D63D4F" w14:textId="77777777" w:rsidR="00D16BED" w:rsidRPr="00BA1FC0" w:rsidRDefault="00155271" w:rsidP="002D5C7F">
            <w:pPr>
              <w:pStyle w:val="Compact"/>
            </w:pPr>
            <w:r w:rsidRPr="00BA1FC0">
              <w:t>Source</w:t>
            </w:r>
          </w:p>
        </w:tc>
        <w:tc>
          <w:tcPr>
            <w:tcW w:w="0" w:type="auto"/>
            <w:tcBorders>
              <w:bottom w:val="single" w:sz="4" w:space="0" w:color="auto"/>
            </w:tcBorders>
          </w:tcPr>
          <w:p w14:paraId="78F74C83" w14:textId="77777777" w:rsidR="00D16BED" w:rsidRPr="00BA1FC0" w:rsidRDefault="00155271" w:rsidP="002D5C7F">
            <w:pPr>
              <w:pStyle w:val="Compact"/>
              <w:cnfStyle w:val="100000000000" w:firstRow="1" w:lastRow="0" w:firstColumn="0" w:lastColumn="0" w:oddVBand="0" w:evenVBand="0" w:oddHBand="0" w:evenHBand="0" w:firstRowFirstColumn="0" w:firstRowLastColumn="0" w:lastRowFirstColumn="0" w:lastRowLastColumn="0"/>
            </w:pPr>
            <w:r w:rsidRPr="00BA1FC0">
              <w:t>Finding</w:t>
            </w:r>
          </w:p>
        </w:tc>
        <w:tc>
          <w:tcPr>
            <w:cnfStyle w:val="000010000000" w:firstRow="0" w:lastRow="0" w:firstColumn="0" w:lastColumn="0" w:oddVBand="1" w:evenVBand="0" w:oddHBand="0" w:evenHBand="0" w:firstRowFirstColumn="0" w:firstRowLastColumn="0" w:lastRowFirstColumn="0" w:lastRowLastColumn="0"/>
            <w:tcW w:w="0" w:type="auto"/>
            <w:tcBorders>
              <w:bottom w:val="single" w:sz="4" w:space="0" w:color="auto"/>
            </w:tcBorders>
          </w:tcPr>
          <w:p w14:paraId="13BB0932" w14:textId="77777777" w:rsidR="00D16BED" w:rsidRPr="00BA1FC0" w:rsidRDefault="00155271" w:rsidP="002D5C7F">
            <w:pPr>
              <w:pStyle w:val="Compact"/>
            </w:pPr>
            <w:r w:rsidRPr="00BA1FC0">
              <w:t>Strength of evidence</w:t>
            </w:r>
          </w:p>
        </w:tc>
      </w:tr>
      <w:tr w:rsidR="00D16BED" w:rsidRPr="00BA1FC0" w14:paraId="7DFC2E79" w14:textId="77777777" w:rsidTr="002D5C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tcPr>
          <w:p w14:paraId="1E5F7D98" w14:textId="77777777" w:rsidR="00D16BED" w:rsidRPr="00BA1FC0" w:rsidRDefault="00155271" w:rsidP="002D5C7F">
            <w:pPr>
              <w:pStyle w:val="Compact"/>
            </w:pPr>
            <w:r w:rsidRPr="00BA1FC0">
              <w:t>External — Stream 1 (Barbui-anchored, LMIC)</w:t>
            </w:r>
          </w:p>
        </w:tc>
        <w:tc>
          <w:tcPr>
            <w:tcW w:w="0" w:type="auto"/>
            <w:tcBorders>
              <w:top w:val="single" w:sz="4" w:space="0" w:color="auto"/>
            </w:tcBorders>
          </w:tcPr>
          <w:p w14:paraId="172A0622"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w:t>
            </w:r>
          </w:p>
        </w:tc>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tcPr>
          <w:p w14:paraId="33C86505" w14:textId="77777777" w:rsidR="00D16BED" w:rsidRPr="00BA1FC0" w:rsidRDefault="00155271" w:rsidP="002D5C7F">
            <w:pPr>
              <w:pStyle w:val="Compact"/>
            </w:pPr>
            <w:r w:rsidRPr="00BA1FC0">
              <w:t>…</w:t>
            </w:r>
          </w:p>
        </w:tc>
      </w:tr>
      <w:tr w:rsidR="00D16BED" w:rsidRPr="00BA1FC0" w14:paraId="26F17BD7" w14:textId="77777777" w:rsidTr="002D5C7F">
        <w:tc>
          <w:tcPr>
            <w:cnfStyle w:val="000010000000" w:firstRow="0" w:lastRow="0" w:firstColumn="0" w:lastColumn="0" w:oddVBand="1" w:evenVBand="0" w:oddHBand="0" w:evenHBand="0" w:firstRowFirstColumn="0" w:firstRowLastColumn="0" w:lastRowFirstColumn="0" w:lastRowLastColumn="0"/>
            <w:tcW w:w="0" w:type="auto"/>
          </w:tcPr>
          <w:p w14:paraId="778D8671" w14:textId="77777777" w:rsidR="00D16BED" w:rsidRPr="00BA1FC0" w:rsidRDefault="00155271" w:rsidP="002D5C7F">
            <w:pPr>
              <w:pStyle w:val="Compact"/>
            </w:pPr>
            <w:r w:rsidRPr="00BA1FC0">
              <w:t>External — Stream 2 (seed reviews; incl. HIC dose)</w:t>
            </w:r>
          </w:p>
        </w:tc>
        <w:tc>
          <w:tcPr>
            <w:tcW w:w="0" w:type="auto"/>
          </w:tcPr>
          <w:p w14:paraId="088CFA42" w14:textId="77777777" w:rsidR="00D16BED" w:rsidRPr="00BA1FC0" w:rsidRDefault="00155271" w:rsidP="002D5C7F">
            <w:pPr>
              <w:pStyle w:val="Compact"/>
              <w:cnfStyle w:val="000000000000" w:firstRow="0" w:lastRow="0" w:firstColumn="0" w:lastColumn="0" w:oddVBand="0" w:evenVBand="0" w:oddHBand="0" w:evenHBand="0" w:firstRowFirstColumn="0" w:firstRowLastColumn="0" w:lastRowFirstColumn="0" w:lastRowLastColumn="0"/>
            </w:pPr>
            <w:r w:rsidRPr="00BA1FC0">
              <w:t>…</w:t>
            </w:r>
          </w:p>
        </w:tc>
        <w:tc>
          <w:tcPr>
            <w:cnfStyle w:val="000010000000" w:firstRow="0" w:lastRow="0" w:firstColumn="0" w:lastColumn="0" w:oddVBand="1" w:evenVBand="0" w:oddHBand="0" w:evenHBand="0" w:firstRowFirstColumn="0" w:firstRowLastColumn="0" w:lastRowFirstColumn="0" w:lastRowLastColumn="0"/>
            <w:tcW w:w="0" w:type="auto"/>
          </w:tcPr>
          <w:p w14:paraId="3C400F6C" w14:textId="77777777" w:rsidR="00D16BED" w:rsidRPr="00BA1FC0" w:rsidRDefault="00155271" w:rsidP="002D5C7F">
            <w:pPr>
              <w:pStyle w:val="Compact"/>
            </w:pPr>
            <w:r w:rsidRPr="00BA1FC0">
              <w:t>…</w:t>
            </w:r>
          </w:p>
        </w:tc>
      </w:tr>
      <w:tr w:rsidR="00D16BED" w:rsidRPr="00BA1FC0" w14:paraId="62F5FEDE" w14:textId="77777777" w:rsidTr="002D5C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CEE12C" w14:textId="77777777" w:rsidR="00D16BED" w:rsidRPr="00BA1FC0" w:rsidRDefault="00155271" w:rsidP="002D5C7F">
            <w:pPr>
              <w:pStyle w:val="Compact"/>
            </w:pPr>
            <w:r w:rsidRPr="00BA1FC0">
              <w:t>Internal (StrongMinds Phase 1–3 / HCD)</w:t>
            </w:r>
          </w:p>
        </w:tc>
        <w:tc>
          <w:tcPr>
            <w:tcW w:w="0" w:type="auto"/>
          </w:tcPr>
          <w:p w14:paraId="6BE2BB99"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w:t>
            </w:r>
          </w:p>
        </w:tc>
        <w:tc>
          <w:tcPr>
            <w:cnfStyle w:val="000010000000" w:firstRow="0" w:lastRow="0" w:firstColumn="0" w:lastColumn="0" w:oddVBand="1" w:evenVBand="0" w:oddHBand="0" w:evenHBand="0" w:firstRowFirstColumn="0" w:firstRowLastColumn="0" w:lastRowFirstColumn="0" w:lastRowLastColumn="0"/>
            <w:tcW w:w="0" w:type="auto"/>
          </w:tcPr>
          <w:p w14:paraId="4C6E8F68" w14:textId="77777777" w:rsidR="00D16BED" w:rsidRPr="00BA1FC0" w:rsidRDefault="00155271" w:rsidP="002D5C7F">
            <w:pPr>
              <w:pStyle w:val="Compact"/>
            </w:pPr>
            <w:r w:rsidRPr="00BA1FC0">
              <w:t>…</w:t>
            </w:r>
          </w:p>
        </w:tc>
      </w:tr>
    </w:tbl>
    <w:p w14:paraId="0CA86B38" w14:textId="77777777" w:rsidR="002D5C7F" w:rsidRDefault="002D5C7F" w:rsidP="002D5C7F"/>
    <w:p w14:paraId="3D16D5B5" w14:textId="6E4949FD" w:rsidR="002D5C7F" w:rsidRDefault="002D5C7F" w:rsidP="002D5C7F">
      <w:r w:rsidRPr="00C3220C">
        <w:t>This matrix connects the rapid review directly to the M2 evidence pack and the M3 integration workshop.</w:t>
      </w:r>
      <w:r>
        <w:t xml:space="preserve"> </w:t>
      </w:r>
      <w:bookmarkStart w:id="159" w:name="confidence-rating-grade-lite"/>
      <w:bookmarkEnd w:id="157"/>
    </w:p>
    <w:p w14:paraId="0894D710" w14:textId="77777777" w:rsidR="00D16BED" w:rsidRPr="00BA1FC0" w:rsidRDefault="00155271" w:rsidP="00A57BC7">
      <w:pPr>
        <w:pStyle w:val="Heading3"/>
      </w:pPr>
      <w:bookmarkStart w:id="160" w:name="_Toc233231844"/>
      <w:r w:rsidRPr="00BA1FC0">
        <w:t>4.5.5 Confidence rating: GRADE-</w:t>
      </w:r>
      <w:commentRangeStart w:id="161"/>
      <w:r w:rsidRPr="00BA1FC0">
        <w:t>lite</w:t>
      </w:r>
      <w:bookmarkEnd w:id="160"/>
      <w:commentRangeEnd w:id="161"/>
      <w:r w:rsidR="006162B8" w:rsidRPr="00BA1FC0">
        <w:rPr>
          <w:rStyle w:val="CommentReference"/>
          <w:sz w:val="24"/>
          <w:szCs w:val="24"/>
        </w:rPr>
        <w:commentReference w:id="161"/>
      </w:r>
    </w:p>
    <w:p w14:paraId="722A1D7F" w14:textId="28098C43" w:rsidR="00712317" w:rsidRPr="00712317" w:rsidRDefault="00712317" w:rsidP="00712317">
      <w:pPr>
        <w:pStyle w:val="BodyText"/>
      </w:pPr>
      <w:r w:rsidRPr="00C3220C">
        <w:t>Each RQ answer carries a GRADE-lite confidence label (high, moderate, low, or very low) based on five domains:</w:t>
      </w:r>
    </w:p>
    <w:p w14:paraId="0B4F52A2" w14:textId="63D10D4B" w:rsidR="00D16BED" w:rsidRPr="00BA1FC0" w:rsidRDefault="00155271" w:rsidP="002D5C7F">
      <w:pPr>
        <w:pStyle w:val="Compact"/>
        <w:numPr>
          <w:ilvl w:val="0"/>
          <w:numId w:val="13"/>
        </w:numPr>
      </w:pPr>
      <w:r w:rsidRPr="00BA1FC0">
        <w:rPr>
          <w:b/>
        </w:rPr>
        <w:t>Review count and type</w:t>
      </w:r>
      <w:r w:rsidRPr="00BA1FC0">
        <w:t xml:space="preserve"> (umbrella review</w:t>
      </w:r>
      <w:r w:rsidR="00D94A53">
        <w:t>/</w:t>
      </w:r>
      <w:r w:rsidRPr="00BA1FC0">
        <w:t>network or IPD meta-analysis / standard meta-analysis / systematic review without pooling);</w:t>
      </w:r>
    </w:p>
    <w:p w14:paraId="41D5879D" w14:textId="1D0D3DAD" w:rsidR="00D16BED" w:rsidRPr="00BA1FC0" w:rsidRDefault="00155271" w:rsidP="002D5C7F">
      <w:pPr>
        <w:pStyle w:val="Compact"/>
        <w:numPr>
          <w:ilvl w:val="0"/>
          <w:numId w:val="13"/>
        </w:numPr>
      </w:pPr>
      <w:r w:rsidRPr="00BA1FC0">
        <w:rPr>
          <w:b/>
        </w:rPr>
        <w:t>Methodological quality</w:t>
      </w:r>
      <w:r w:rsidRPr="00BA1FC0">
        <w:t xml:space="preserve"> aggregated across the contributing reviews, using the AMSTAR-2 critical-domains confidence band;</w:t>
      </w:r>
    </w:p>
    <w:p w14:paraId="5AEABD9D" w14:textId="77777777" w:rsidR="00D16BED" w:rsidRPr="00BA1FC0" w:rsidRDefault="00155271" w:rsidP="002D5C7F">
      <w:pPr>
        <w:pStyle w:val="Compact"/>
        <w:numPr>
          <w:ilvl w:val="0"/>
          <w:numId w:val="13"/>
        </w:numPr>
      </w:pPr>
      <w:r w:rsidRPr="00BA1FC0">
        <w:rPr>
          <w:b/>
        </w:rPr>
        <w:lastRenderedPageBreak/>
        <w:t>Consistency</w:t>
      </w:r>
      <w:r w:rsidRPr="00BA1FC0">
        <w:t xml:space="preserve"> of direction across reviews, applying the vote-count rule above;</w:t>
      </w:r>
    </w:p>
    <w:p w14:paraId="1581A17A" w14:textId="2973D070" w:rsidR="00563E25" w:rsidRPr="00563E25" w:rsidRDefault="00563E25" w:rsidP="002D5C7F">
      <w:pPr>
        <w:pStyle w:val="Compact"/>
        <w:numPr>
          <w:ilvl w:val="0"/>
          <w:numId w:val="13"/>
        </w:numPr>
        <w:rPr>
          <w:bCs/>
        </w:rPr>
      </w:pPr>
      <w:r w:rsidRPr="00563E25">
        <w:rPr>
          <w:b/>
        </w:rPr>
        <w:t xml:space="preserve">Directness, </w:t>
      </w:r>
      <w:r w:rsidRPr="00563E25">
        <w:rPr>
          <w:bCs/>
        </w:rPr>
        <w:t>judged on the relevance of each review’s population and setting to the RQ. LMIC evidence is most direct, and SSA evidence is most direct for context-sensitive RQs. HIC-dominated reviews are most direct for the dose and SSI questions</w:t>
      </w:r>
      <w:r>
        <w:rPr>
          <w:bCs/>
        </w:rPr>
        <w:t xml:space="preserve">. </w:t>
      </w:r>
    </w:p>
    <w:p w14:paraId="01DA2A11" w14:textId="13D9F9D7" w:rsidR="00A108F5" w:rsidRDefault="00155271" w:rsidP="002D5C7F">
      <w:pPr>
        <w:pStyle w:val="Compact"/>
        <w:numPr>
          <w:ilvl w:val="0"/>
          <w:numId w:val="13"/>
        </w:numPr>
      </w:pPr>
      <w:r w:rsidRPr="00A108F5">
        <w:rPr>
          <w:b/>
        </w:rPr>
        <w:t>Precision</w:t>
      </w:r>
      <w:r w:rsidRPr="00BA1FC0">
        <w:t xml:space="preserve"> (qualitative judgement</w:t>
      </w:r>
      <w:r w:rsidR="00A108F5">
        <w:t xml:space="preserve">) </w:t>
      </w:r>
      <w:r w:rsidR="00A108F5" w:rsidRPr="00A108F5">
        <w:t>We do not compute CIs around pooled estimates because we do not pool effect sizes.</w:t>
      </w:r>
      <w:r w:rsidR="00A108F5">
        <w:rPr>
          <w:b/>
          <w:bCs/>
        </w:rPr>
        <w:t xml:space="preserve"> </w:t>
      </w:r>
    </w:p>
    <w:p w14:paraId="2A8D6DCD" w14:textId="499F4FBE" w:rsidR="00D16BED" w:rsidRPr="00BA1FC0" w:rsidRDefault="00155271" w:rsidP="00A108F5">
      <w:pPr>
        <w:pStyle w:val="Compact"/>
      </w:pPr>
      <w:r w:rsidRPr="00BA1FC0">
        <w:t xml:space="preserve">We do not apply the full GRADE framework, which is disproportionate to </w:t>
      </w:r>
      <w:r w:rsidR="006124AA">
        <w:t>the scope of this rapid review</w:t>
      </w:r>
      <w:r w:rsidRPr="00BA1FC0">
        <w:t>, but the lite version makes confidence judgements auditable.</w:t>
      </w:r>
    </w:p>
    <w:p w14:paraId="15F6338E" w14:textId="77777777" w:rsidR="00D16BED" w:rsidRPr="00BA1FC0" w:rsidRDefault="00155271" w:rsidP="00A57BC7">
      <w:pPr>
        <w:pStyle w:val="Heading3"/>
      </w:pPr>
      <w:bookmarkStart w:id="162" w:name="_Toc233231845"/>
      <w:bookmarkStart w:id="163" w:name="publication-bias-considerations"/>
      <w:bookmarkEnd w:id="159"/>
      <w:r w:rsidRPr="00BA1FC0">
        <w:t>4.5.6 Publication-bias considerations</w:t>
      </w:r>
      <w:bookmarkEnd w:id="162"/>
    </w:p>
    <w:p w14:paraId="5BDB1530" w14:textId="6FC6BE08" w:rsidR="0091600B" w:rsidRDefault="002E5071" w:rsidP="002E5071">
      <w:pPr>
        <w:pStyle w:val="FirstParagraph"/>
      </w:pPr>
      <w:r>
        <w:t xml:space="preserve">As we do not produce pooled estimates, </w:t>
      </w:r>
      <w:r w:rsidR="004C045A">
        <w:t>w</w:t>
      </w:r>
      <w:r w:rsidRPr="00C3220C">
        <w:t xml:space="preserve">e do not produce funnel plots or run Egger-type. For each RQ supported by </w:t>
      </w:r>
      <w:r w:rsidR="004C1578">
        <w:t>more than</w:t>
      </w:r>
      <w:r w:rsidR="00F2320F">
        <w:t xml:space="preserve"> or equal to</w:t>
      </w:r>
      <w:r w:rsidRPr="00C3220C">
        <w:t xml:space="preserve"> 10 studies, the synthesis text includes a brief qualitative discussion of:</w:t>
      </w:r>
    </w:p>
    <w:p w14:paraId="47E68A16" w14:textId="77777777" w:rsidR="0091600B" w:rsidRDefault="002E5071" w:rsidP="002E5071">
      <w:pPr>
        <w:pStyle w:val="FirstParagraph"/>
      </w:pPr>
      <w:r w:rsidRPr="00C3220C">
        <w:t xml:space="preserve"> (a) the balance of registered-trial versus grey-literature evidence; </w:t>
      </w:r>
    </w:p>
    <w:p w14:paraId="6D656F1F" w14:textId="17E25B22" w:rsidR="0091600B" w:rsidRDefault="002E5071" w:rsidP="002E5071">
      <w:pPr>
        <w:pStyle w:val="FirstParagraph"/>
      </w:pPr>
      <w:r w:rsidRPr="00C3220C">
        <w:t xml:space="preserve">(b) whether non-significant results appear systematically under-represented relative to registry entries found during </w:t>
      </w:r>
      <w:r w:rsidR="0097647A">
        <w:t xml:space="preserve">hand-search of </w:t>
      </w:r>
      <w:r w:rsidR="0097647A" w:rsidRPr="0097647A">
        <w:t>International Clinical Trials Registry Platform (ICTRP)</w:t>
      </w:r>
      <w:r w:rsidRPr="00C3220C">
        <w:t xml:space="preserve"> and ClinicalTrials.gov; and </w:t>
      </w:r>
    </w:p>
    <w:p w14:paraId="767D6680" w14:textId="77777777" w:rsidR="0091600B" w:rsidRDefault="002E5071" w:rsidP="002E5071">
      <w:pPr>
        <w:pStyle w:val="FirstParagraph"/>
      </w:pPr>
      <w:r w:rsidRPr="00C3220C">
        <w:t xml:space="preserve">(c) the geographic and funder distribution of included studies. </w:t>
      </w:r>
    </w:p>
    <w:p w14:paraId="51D7CD26" w14:textId="2BE1748A" w:rsidR="002E5071" w:rsidRPr="00C3220C" w:rsidRDefault="002E5071" w:rsidP="002E5071">
      <w:pPr>
        <w:pStyle w:val="FirstParagraph"/>
      </w:pPr>
      <w:r w:rsidRPr="00C3220C">
        <w:t xml:space="preserve">RQs supported by </w:t>
      </w:r>
      <w:r w:rsidR="00F2320F">
        <w:t>fewer</w:t>
      </w:r>
      <w:r w:rsidR="0091600B">
        <w:t xml:space="preserve"> than</w:t>
      </w:r>
      <w:r w:rsidRPr="00C3220C">
        <w:t xml:space="preserve"> 10 studies carry an explicit “publication-bias risk not assessable” flag in the GRADE-lite domain narrative.</w:t>
      </w:r>
    </w:p>
    <w:p w14:paraId="4F7E67FB" w14:textId="77777777" w:rsidR="00D16BED" w:rsidRPr="00BA1FC0" w:rsidRDefault="00155271" w:rsidP="002D5C7F">
      <w:pPr>
        <w:pStyle w:val="Heading2"/>
      </w:pPr>
      <w:bookmarkStart w:id="164" w:name="_Toc233231846"/>
      <w:bookmarkStart w:id="165" w:name="quality-assurance"/>
      <w:bookmarkEnd w:id="148"/>
      <w:bookmarkEnd w:id="163"/>
      <w:r w:rsidRPr="00BA1FC0">
        <w:t>4.6 Quality assurance</w:t>
      </w:r>
      <w:bookmarkEnd w:id="164"/>
    </w:p>
    <w:p w14:paraId="7901C54C" w14:textId="0F495C03" w:rsidR="00D16BED" w:rsidRPr="00BA1FC0" w:rsidRDefault="001E1FBB" w:rsidP="002D5C7F">
      <w:pPr>
        <w:pStyle w:val="Compact"/>
        <w:numPr>
          <w:ilvl w:val="0"/>
          <w:numId w:val="14"/>
        </w:numPr>
      </w:pPr>
      <w:r w:rsidRPr="00C3220C">
        <w:t>We export all extraction sheets from EPPI-Reviewer weekly and version-control them in a Git repository</w:t>
      </w:r>
      <w:r w:rsidR="00155271" w:rsidRPr="00BA1FC0">
        <w:t>.</w:t>
      </w:r>
    </w:p>
    <w:p w14:paraId="188FAD22" w14:textId="48CBD7E2" w:rsidR="00B369B7" w:rsidRDefault="00160BC8" w:rsidP="002D5C7F">
      <w:pPr>
        <w:pStyle w:val="Compact"/>
        <w:numPr>
          <w:ilvl w:val="0"/>
          <w:numId w:val="14"/>
        </w:numPr>
      </w:pPr>
      <w:r w:rsidRPr="00C3220C">
        <w:t xml:space="preserve">We record and version the LLM prompts, model versions, and seed configurations alongside the extraction </w:t>
      </w:r>
      <w:r w:rsidR="00956F4D" w:rsidRPr="00C3220C">
        <w:t>data,</w:t>
      </w:r>
      <w:r w:rsidRPr="00C3220C">
        <w:t xml:space="preserve"> so the screening and extraction workflow remains</w:t>
      </w:r>
      <w:r>
        <w:t xml:space="preserve"> </w:t>
      </w:r>
      <w:r w:rsidRPr="00C3220C">
        <w:t>reproducible</w:t>
      </w:r>
      <w:r>
        <w:t xml:space="preserve">. </w:t>
      </w:r>
    </w:p>
    <w:p w14:paraId="5F44C43E" w14:textId="34DB1656" w:rsidR="00D16BED" w:rsidRPr="00BA1FC0" w:rsidRDefault="00E60D26" w:rsidP="002D5C7F">
      <w:pPr>
        <w:pStyle w:val="Compact"/>
        <w:numPr>
          <w:ilvl w:val="0"/>
          <w:numId w:val="14"/>
        </w:numPr>
      </w:pPr>
      <w:r>
        <w:t>A</w:t>
      </w:r>
      <w:r w:rsidR="00C139E1" w:rsidRPr="00C139E1">
        <w:t xml:space="preserve"> reviewer</w:t>
      </w:r>
      <w:r>
        <w:t xml:space="preserve"> from the core team</w:t>
      </w:r>
      <w:r w:rsidR="00C139E1" w:rsidRPr="00C139E1">
        <w:t xml:space="preserve"> performs a 20% random audit of high-confidence categorical extractions and a 10% audit of high-confidence exclusion decisions at the end of weeks 3 and 6.</w:t>
      </w:r>
      <w:r w:rsidR="00C139E1">
        <w:t xml:space="preserve"> </w:t>
      </w:r>
    </w:p>
    <w:p w14:paraId="32F78DF5" w14:textId="09B66855" w:rsidR="009E64A6" w:rsidRPr="00BA1FC0" w:rsidRDefault="009E64A6" w:rsidP="002D5C7F">
      <w:pPr>
        <w:pStyle w:val="Compact"/>
        <w:numPr>
          <w:ilvl w:val="0"/>
          <w:numId w:val="14"/>
        </w:numPr>
      </w:pPr>
      <w:r>
        <w:t>The core team</w:t>
      </w:r>
      <w:r w:rsidRPr="00C3220C">
        <w:t xml:space="preserve"> verifies 100% of quantitative fields used in synthesis against source PDFs.</w:t>
      </w:r>
    </w:p>
    <w:p w14:paraId="508DCCD1" w14:textId="77777777" w:rsidR="00D16BED" w:rsidRDefault="00155271" w:rsidP="002D5C7F">
      <w:pPr>
        <w:pStyle w:val="Heading1"/>
      </w:pPr>
      <w:bookmarkStart w:id="166" w:name="_Toc233231847"/>
      <w:bookmarkStart w:id="167" w:name="analysis-and-reporting"/>
      <w:bookmarkEnd w:id="85"/>
      <w:bookmarkEnd w:id="165"/>
      <w:r>
        <w:t>5. Analysis and reporting</w:t>
      </w:r>
      <w:bookmarkEnd w:id="166"/>
    </w:p>
    <w:p w14:paraId="124436CC" w14:textId="77777777" w:rsidR="00D16BED" w:rsidRPr="00BA1FC0" w:rsidRDefault="00155271" w:rsidP="002D5C7F">
      <w:pPr>
        <w:pStyle w:val="Heading2"/>
      </w:pPr>
      <w:bookmarkStart w:id="168" w:name="_Toc233231848"/>
      <w:bookmarkStart w:id="169" w:name="deliverables"/>
      <w:r w:rsidRPr="00BA1FC0">
        <w:t>5.1 Deliverables</w:t>
      </w:r>
      <w:bookmarkEnd w:id="168"/>
    </w:p>
    <w:p w14:paraId="1C31A4CF" w14:textId="77777777" w:rsidR="00D16BED" w:rsidRPr="00BA1FC0" w:rsidRDefault="00155271" w:rsidP="002D5C7F">
      <w:pPr>
        <w:pStyle w:val="FirstParagraph"/>
      </w:pPr>
      <w:r w:rsidRPr="00BA1FC0">
        <w:t>The milestone produces:</w:t>
      </w:r>
    </w:p>
    <w:p w14:paraId="3BFE26E8" w14:textId="58D1AA60" w:rsidR="00D16BED" w:rsidRPr="00BA1FC0" w:rsidRDefault="00155271" w:rsidP="002D5C7F">
      <w:pPr>
        <w:pStyle w:val="Compact"/>
        <w:numPr>
          <w:ilvl w:val="0"/>
          <w:numId w:val="15"/>
        </w:numPr>
      </w:pPr>
      <w:r w:rsidRPr="00BA1FC0">
        <w:rPr>
          <w:b/>
        </w:rPr>
        <w:lastRenderedPageBreak/>
        <w:t>Rapid Review Report</w:t>
      </w:r>
      <w:r w:rsidRPr="00BA1FC0">
        <w:t xml:space="preserve"> (10–20 pages) covering all RQ1–RQ16, </w:t>
      </w:r>
      <w:r w:rsidR="00B0640D" w:rsidRPr="00BA1FC0">
        <w:t>organized</w:t>
      </w:r>
      <w:r w:rsidRPr="00BA1FC0">
        <w:t xml:space="preserve"> by workstream, with explicit recommendations on the minimum viable intervention model and a residual-uncertainty register feeding M2.</w:t>
      </w:r>
    </w:p>
    <w:p w14:paraId="7EA92590" w14:textId="7E820993" w:rsidR="00D16BED" w:rsidRPr="00BA1FC0" w:rsidRDefault="00155271" w:rsidP="002D5C7F">
      <w:pPr>
        <w:pStyle w:val="Compact"/>
        <w:numPr>
          <w:ilvl w:val="0"/>
          <w:numId w:val="15"/>
        </w:numPr>
      </w:pPr>
      <w:r w:rsidRPr="00BA1FC0">
        <w:rPr>
          <w:b/>
        </w:rPr>
        <w:t>Slide deck</w:t>
      </w:r>
      <w:r w:rsidRPr="00BA1FC0">
        <w:t xml:space="preserve"> for internal use, </w:t>
      </w:r>
      <w:r w:rsidR="00B0640D" w:rsidRPr="00BA1FC0">
        <w:t>summarizing</w:t>
      </w:r>
      <w:r w:rsidRPr="00BA1FC0">
        <w:t xml:space="preserve"> findings and recommendations.</w:t>
      </w:r>
    </w:p>
    <w:p w14:paraId="11F6CDA1" w14:textId="77777777" w:rsidR="00D16BED" w:rsidRPr="00BA1FC0" w:rsidRDefault="00155271" w:rsidP="002D5C7F">
      <w:pPr>
        <w:pStyle w:val="Compact"/>
        <w:numPr>
          <w:ilvl w:val="0"/>
          <w:numId w:val="15"/>
        </w:numPr>
      </w:pPr>
      <w:r w:rsidRPr="00BA1FC0">
        <w:rPr>
          <w:b/>
        </w:rPr>
        <w:t>GLT presentation</w:t>
      </w:r>
      <w:r w:rsidRPr="00BA1FC0">
        <w:t xml:space="preserve"> at the end of the milestone window.</w:t>
      </w:r>
    </w:p>
    <w:p w14:paraId="2A0D80FB" w14:textId="77777777" w:rsidR="00D16BED" w:rsidRPr="00BA1FC0" w:rsidRDefault="00155271" w:rsidP="002D5C7F">
      <w:pPr>
        <w:pStyle w:val="Compact"/>
        <w:numPr>
          <w:ilvl w:val="0"/>
          <w:numId w:val="15"/>
        </w:numPr>
      </w:pPr>
      <w:r w:rsidRPr="00BA1FC0">
        <w:rPr>
          <w:b/>
        </w:rPr>
        <w:t>Appendices</w:t>
      </w:r>
      <w:r w:rsidRPr="00BA1FC0">
        <w:t xml:space="preserve"> as separate annexes: search strings, PRISMA flow diagram, included-study table, extraction schema, screening codebook, LLM prompts and version log.</w:t>
      </w:r>
    </w:p>
    <w:p w14:paraId="35267DDF" w14:textId="77777777" w:rsidR="00D16BED" w:rsidRPr="00BA1FC0" w:rsidRDefault="00155271" w:rsidP="002D5C7F">
      <w:pPr>
        <w:pStyle w:val="Compact"/>
        <w:numPr>
          <w:ilvl w:val="0"/>
          <w:numId w:val="15"/>
        </w:numPr>
      </w:pPr>
      <w:r w:rsidRPr="00BA1FC0">
        <w:rPr>
          <w:b/>
        </w:rPr>
        <w:t>Open data</w:t>
      </w:r>
      <w:r w:rsidRPr="00BA1FC0">
        <w:t xml:space="preserve"> where licensing permits: extraction data, R/Python code for any figures, the EPPI-Reviewer project export.</w:t>
      </w:r>
    </w:p>
    <w:p w14:paraId="5E2661BD" w14:textId="77777777" w:rsidR="00D16BED" w:rsidRPr="00BA1FC0" w:rsidRDefault="00155271" w:rsidP="002D5C7F">
      <w:pPr>
        <w:pStyle w:val="Heading2"/>
      </w:pPr>
      <w:bookmarkStart w:id="170" w:name="_Toc233231849"/>
      <w:bookmarkStart w:id="171" w:name="report-structure"/>
      <w:bookmarkEnd w:id="169"/>
      <w:r w:rsidRPr="00BA1FC0">
        <w:t>5.2 Report structure</w:t>
      </w:r>
      <w:bookmarkEnd w:id="170"/>
    </w:p>
    <w:p w14:paraId="0DEB8508" w14:textId="77777777" w:rsidR="00D16BED" w:rsidRPr="00BA1FC0" w:rsidRDefault="00155271" w:rsidP="002D5C7F">
      <w:pPr>
        <w:pStyle w:val="Compact"/>
        <w:numPr>
          <w:ilvl w:val="0"/>
          <w:numId w:val="16"/>
        </w:numPr>
      </w:pPr>
      <w:r w:rsidRPr="00BA1FC0">
        <w:t>Executive summary and recommendation box (MVI: active ingredients, dose, group size, facilitator model, severity-routing logic).</w:t>
      </w:r>
    </w:p>
    <w:p w14:paraId="2818A45B" w14:textId="77777777" w:rsidR="00D16BED" w:rsidRPr="00BA1FC0" w:rsidRDefault="00155271" w:rsidP="002D5C7F">
      <w:pPr>
        <w:pStyle w:val="Compact"/>
        <w:numPr>
          <w:ilvl w:val="0"/>
          <w:numId w:val="16"/>
        </w:numPr>
      </w:pPr>
      <w:r w:rsidRPr="00BA1FC0">
        <w:t>Background and scope.</w:t>
      </w:r>
    </w:p>
    <w:p w14:paraId="5AF80FAA" w14:textId="77777777" w:rsidR="00D16BED" w:rsidRPr="00BA1FC0" w:rsidRDefault="00155271" w:rsidP="002D5C7F">
      <w:pPr>
        <w:pStyle w:val="Compact"/>
        <w:numPr>
          <w:ilvl w:val="0"/>
          <w:numId w:val="16"/>
        </w:numPr>
      </w:pPr>
      <w:r w:rsidRPr="00BA1FC0">
        <w:t>Methods (≤2 pages, with full detail referenced to this protocol).</w:t>
      </w:r>
    </w:p>
    <w:p w14:paraId="7AA2EDB9" w14:textId="5B1B7E3D" w:rsidR="00D16BED" w:rsidRPr="00BA1FC0" w:rsidRDefault="00155271" w:rsidP="002D5C7F">
      <w:pPr>
        <w:pStyle w:val="Compact"/>
        <w:numPr>
          <w:ilvl w:val="0"/>
          <w:numId w:val="16"/>
        </w:numPr>
      </w:pPr>
      <w:r w:rsidRPr="00BA1FC0">
        <w:t xml:space="preserve">Findings by workstream (A–D), each closing with </w:t>
      </w:r>
      <w:r w:rsidRPr="00BA1FC0">
        <w:rPr>
          <w:b/>
        </w:rPr>
        <w:t>RQ answer boxes</w:t>
      </w:r>
      <w:r w:rsidRPr="00BA1FC0">
        <w:t xml:space="preserve"> (</w:t>
      </w:r>
      <w:r w:rsidR="00956F4D">
        <w:t xml:space="preserve">about </w:t>
      </w:r>
      <w:r w:rsidRPr="00BA1FC0">
        <w:t>150 words per RQ).</w:t>
      </w:r>
    </w:p>
    <w:p w14:paraId="15C2B542" w14:textId="77777777" w:rsidR="00D16BED" w:rsidRPr="00BA1FC0" w:rsidRDefault="00155271" w:rsidP="002D5C7F">
      <w:pPr>
        <w:pStyle w:val="Compact"/>
        <w:numPr>
          <w:ilvl w:val="0"/>
          <w:numId w:val="16"/>
        </w:numPr>
      </w:pPr>
      <w:r w:rsidRPr="00BA1FC0">
        <w:t>Recommendations and residual uncertainties for M2/M3.</w:t>
      </w:r>
    </w:p>
    <w:p w14:paraId="26B819E4" w14:textId="77777777" w:rsidR="00D16BED" w:rsidRPr="00BA1FC0" w:rsidRDefault="00155271" w:rsidP="002D5C7F">
      <w:pPr>
        <w:pStyle w:val="Compact"/>
        <w:numPr>
          <w:ilvl w:val="0"/>
          <w:numId w:val="16"/>
        </w:numPr>
      </w:pPr>
      <w:r w:rsidRPr="00BA1FC0">
        <w:t>Limitations.</w:t>
      </w:r>
    </w:p>
    <w:p w14:paraId="1B614510" w14:textId="77777777" w:rsidR="00D16BED" w:rsidRPr="00BA1FC0" w:rsidRDefault="00155271" w:rsidP="002D5C7F">
      <w:pPr>
        <w:pStyle w:val="Compact"/>
        <w:numPr>
          <w:ilvl w:val="0"/>
          <w:numId w:val="16"/>
        </w:numPr>
      </w:pPr>
      <w:r w:rsidRPr="00BA1FC0">
        <w:t>Appendices.</w:t>
      </w:r>
    </w:p>
    <w:p w14:paraId="0302D167" w14:textId="77777777" w:rsidR="00D16BED" w:rsidRPr="00BA1FC0" w:rsidRDefault="00155271" w:rsidP="002D5C7F">
      <w:pPr>
        <w:pStyle w:val="Heading2"/>
      </w:pPr>
      <w:bookmarkStart w:id="172" w:name="_Toc233231850"/>
      <w:bookmarkStart w:id="173" w:name="timeline"/>
      <w:bookmarkEnd w:id="171"/>
      <w:r w:rsidRPr="00BA1FC0">
        <w:t>5.3 Timeline</w:t>
      </w:r>
      <w:bookmarkEnd w:id="172"/>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959"/>
        <w:gridCol w:w="8617"/>
      </w:tblGrid>
      <w:tr w:rsidR="00D16BED" w:rsidRPr="00BA1FC0" w14:paraId="2747F710" w14:textId="77777777" w:rsidTr="00E70D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Borders>
              <w:bottom w:val="single" w:sz="4" w:space="0" w:color="auto"/>
            </w:tcBorders>
          </w:tcPr>
          <w:p w14:paraId="02A1D317" w14:textId="77777777" w:rsidR="00D16BED" w:rsidRPr="00BA1FC0" w:rsidRDefault="00155271" w:rsidP="002D5C7F">
            <w:pPr>
              <w:pStyle w:val="Compact"/>
            </w:pPr>
            <w:r w:rsidRPr="00BA1FC0">
              <w:t>Week</w:t>
            </w:r>
          </w:p>
        </w:tc>
        <w:tc>
          <w:tcPr>
            <w:tcW w:w="8617" w:type="dxa"/>
            <w:tcBorders>
              <w:bottom w:val="single" w:sz="4" w:space="0" w:color="auto"/>
            </w:tcBorders>
          </w:tcPr>
          <w:p w14:paraId="18283460" w14:textId="77777777" w:rsidR="00D16BED" w:rsidRPr="00BA1FC0" w:rsidRDefault="00155271" w:rsidP="002D5C7F">
            <w:pPr>
              <w:pStyle w:val="Compact"/>
              <w:cnfStyle w:val="100000000000" w:firstRow="1" w:lastRow="0" w:firstColumn="0" w:lastColumn="0" w:oddVBand="0" w:evenVBand="0" w:oddHBand="0" w:evenHBand="0" w:firstRowFirstColumn="0" w:firstRowLastColumn="0" w:lastRowFirstColumn="0" w:lastRowLastColumn="0"/>
            </w:pPr>
            <w:r w:rsidRPr="00BA1FC0">
              <w:t>Activity</w:t>
            </w:r>
          </w:p>
        </w:tc>
      </w:tr>
      <w:tr w:rsidR="00D16BED" w:rsidRPr="00BA1FC0" w14:paraId="3B5530DF" w14:textId="77777777" w:rsidTr="00E70D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Borders>
              <w:top w:val="single" w:sz="4" w:space="0" w:color="auto"/>
            </w:tcBorders>
          </w:tcPr>
          <w:p w14:paraId="649841BE" w14:textId="77777777" w:rsidR="00D16BED" w:rsidRPr="00BA1FC0" w:rsidRDefault="00155271" w:rsidP="002D5C7F">
            <w:pPr>
              <w:pStyle w:val="Compact"/>
            </w:pPr>
            <w:r w:rsidRPr="00BA1FC0">
              <w:t>1</w:t>
            </w:r>
          </w:p>
        </w:tc>
        <w:tc>
          <w:tcPr>
            <w:tcW w:w="8617" w:type="dxa"/>
            <w:tcBorders>
              <w:top w:val="single" w:sz="4" w:space="0" w:color="auto"/>
            </w:tcBorders>
          </w:tcPr>
          <w:p w14:paraId="62FFDCCB"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Protocol sign-off; search-string drafting and pilot; internal evidence inventory</w:t>
            </w:r>
          </w:p>
        </w:tc>
      </w:tr>
      <w:tr w:rsidR="00D16BED" w:rsidRPr="00BA1FC0" w14:paraId="19D57567" w14:textId="77777777" w:rsidTr="00E70D65">
        <w:tc>
          <w:tcPr>
            <w:cnfStyle w:val="000010000000" w:firstRow="0" w:lastRow="0" w:firstColumn="0" w:lastColumn="0" w:oddVBand="1" w:evenVBand="0" w:oddHBand="0" w:evenHBand="0" w:firstRowFirstColumn="0" w:firstRowLastColumn="0" w:lastRowFirstColumn="0" w:lastRowLastColumn="0"/>
            <w:tcW w:w="959" w:type="dxa"/>
          </w:tcPr>
          <w:p w14:paraId="18F999B5" w14:textId="77777777" w:rsidR="00D16BED" w:rsidRPr="00BA1FC0" w:rsidRDefault="00155271" w:rsidP="002D5C7F">
            <w:pPr>
              <w:pStyle w:val="Compact"/>
            </w:pPr>
            <w:r w:rsidRPr="00BA1FC0">
              <w:t>2</w:t>
            </w:r>
          </w:p>
        </w:tc>
        <w:tc>
          <w:tcPr>
            <w:tcW w:w="8617" w:type="dxa"/>
          </w:tcPr>
          <w:p w14:paraId="2960EB6A" w14:textId="77777777" w:rsidR="00D16BED" w:rsidRPr="00BA1FC0" w:rsidRDefault="00155271" w:rsidP="002D5C7F">
            <w:pPr>
              <w:pStyle w:val="Compact"/>
              <w:cnfStyle w:val="000000000000" w:firstRow="0" w:lastRow="0" w:firstColumn="0" w:lastColumn="0" w:oddVBand="0" w:evenVBand="0" w:oddHBand="0" w:evenHBand="0" w:firstRowFirstColumn="0" w:firstRowLastColumn="0" w:lastRowFirstColumn="0" w:lastRowLastColumn="0"/>
            </w:pPr>
            <w:r w:rsidRPr="00BA1FC0">
              <w:t>Deploy searches; import to EPPI-Reviewer; deduplication; review-level T/A screening starts</w:t>
            </w:r>
          </w:p>
        </w:tc>
      </w:tr>
      <w:tr w:rsidR="00D16BED" w:rsidRPr="00BA1FC0" w14:paraId="101FDE39" w14:textId="77777777" w:rsidTr="00E70D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FCD5EC4" w14:textId="77777777" w:rsidR="00D16BED" w:rsidRPr="00BA1FC0" w:rsidRDefault="00155271" w:rsidP="002D5C7F">
            <w:pPr>
              <w:pStyle w:val="Compact"/>
            </w:pPr>
            <w:r w:rsidRPr="00BA1FC0">
              <w:t>3</w:t>
            </w:r>
          </w:p>
        </w:tc>
        <w:tc>
          <w:tcPr>
            <w:tcW w:w="8617" w:type="dxa"/>
          </w:tcPr>
          <w:p w14:paraId="1E723DA7"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Review-level screening continues; full-text retrieval; AMSTAR-2 appraisal of entry-point reviews; senior audit #1</w:t>
            </w:r>
          </w:p>
        </w:tc>
      </w:tr>
      <w:tr w:rsidR="00D16BED" w:rsidRPr="00BA1FC0" w14:paraId="75B80FBA" w14:textId="77777777" w:rsidTr="00E70D65">
        <w:tc>
          <w:tcPr>
            <w:cnfStyle w:val="000010000000" w:firstRow="0" w:lastRow="0" w:firstColumn="0" w:lastColumn="0" w:oddVBand="1" w:evenVBand="0" w:oddHBand="0" w:evenHBand="0" w:firstRowFirstColumn="0" w:firstRowLastColumn="0" w:lastRowFirstColumn="0" w:lastRowLastColumn="0"/>
            <w:tcW w:w="959" w:type="dxa"/>
          </w:tcPr>
          <w:p w14:paraId="2598DEE6" w14:textId="77777777" w:rsidR="00D16BED" w:rsidRPr="00BA1FC0" w:rsidRDefault="00155271" w:rsidP="002D5C7F">
            <w:pPr>
              <w:pStyle w:val="Compact"/>
            </w:pPr>
            <w:r w:rsidRPr="00BA1FC0">
              <w:t>4</w:t>
            </w:r>
          </w:p>
        </w:tc>
        <w:tc>
          <w:tcPr>
            <w:tcW w:w="8617" w:type="dxa"/>
          </w:tcPr>
          <w:p w14:paraId="75F37D61" w14:textId="4EB702A3" w:rsidR="00D16BED" w:rsidRPr="00BA1FC0" w:rsidRDefault="00155271" w:rsidP="002D5C7F">
            <w:pPr>
              <w:pStyle w:val="Compact"/>
              <w:cnfStyle w:val="000000000000" w:firstRow="0" w:lastRow="0" w:firstColumn="0" w:lastColumn="0" w:oddVBand="0" w:evenVBand="0" w:oddHBand="0" w:evenHBand="0" w:firstRowFirstColumn="0" w:firstRowLastColumn="0" w:lastRowFirstColumn="0" w:lastRowLastColumn="0"/>
            </w:pPr>
            <w:r w:rsidRPr="00BA1FC0">
              <w:t xml:space="preserve">Review set </w:t>
            </w:r>
            <w:r w:rsidR="009D2C0B" w:rsidRPr="00BA1FC0">
              <w:t>finalized</w:t>
            </w:r>
            <w:r w:rsidRPr="00BA1FC0">
              <w:t>; assemble and de-duplicate the primary-study set from in-scope reviews (capped RQ set); primary-study PICOS screening; extraction template pilot on 5 studies</w:t>
            </w:r>
          </w:p>
        </w:tc>
      </w:tr>
      <w:tr w:rsidR="00D16BED" w:rsidRPr="00BA1FC0" w14:paraId="5A119BA1" w14:textId="77777777" w:rsidTr="00E70D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78941E47" w14:textId="77777777" w:rsidR="00D16BED" w:rsidRPr="00BA1FC0" w:rsidRDefault="00155271" w:rsidP="002D5C7F">
            <w:pPr>
              <w:pStyle w:val="Compact"/>
            </w:pPr>
            <w:r w:rsidRPr="00BA1FC0">
              <w:t>5</w:t>
            </w:r>
          </w:p>
        </w:tc>
        <w:tc>
          <w:tcPr>
            <w:tcW w:w="8617" w:type="dxa"/>
          </w:tcPr>
          <w:p w14:paraId="1CA1379E"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Primary-study extraction (capped RQ set) with LLM cross-check and 100% verification of quantitative fields; review-level RQs extracted from entry-point reviews</w:t>
            </w:r>
          </w:p>
        </w:tc>
      </w:tr>
      <w:tr w:rsidR="00D16BED" w:rsidRPr="00BA1FC0" w14:paraId="3F89A3C4" w14:textId="77777777" w:rsidTr="00E70D65">
        <w:tc>
          <w:tcPr>
            <w:cnfStyle w:val="000010000000" w:firstRow="0" w:lastRow="0" w:firstColumn="0" w:lastColumn="0" w:oddVBand="1" w:evenVBand="0" w:oddHBand="0" w:evenHBand="0" w:firstRowFirstColumn="0" w:firstRowLastColumn="0" w:lastRowFirstColumn="0" w:lastRowLastColumn="0"/>
            <w:tcW w:w="959" w:type="dxa"/>
          </w:tcPr>
          <w:p w14:paraId="29B4EA11" w14:textId="77777777" w:rsidR="00D16BED" w:rsidRPr="00BA1FC0" w:rsidRDefault="00155271" w:rsidP="002D5C7F">
            <w:pPr>
              <w:pStyle w:val="Compact"/>
            </w:pPr>
            <w:r w:rsidRPr="00BA1FC0">
              <w:t>6</w:t>
            </w:r>
          </w:p>
        </w:tc>
        <w:tc>
          <w:tcPr>
            <w:tcW w:w="8617" w:type="dxa"/>
          </w:tcPr>
          <w:p w14:paraId="7796FA71" w14:textId="77777777" w:rsidR="00D16BED" w:rsidRPr="00BA1FC0" w:rsidRDefault="00155271" w:rsidP="002D5C7F">
            <w:pPr>
              <w:pStyle w:val="Compact"/>
              <w:cnfStyle w:val="000000000000" w:firstRow="0" w:lastRow="0" w:firstColumn="0" w:lastColumn="0" w:oddVBand="0" w:evenVBand="0" w:oddHBand="0" w:evenHBand="0" w:firstRowFirstColumn="0" w:firstRowLastColumn="0" w:lastRowFirstColumn="0" w:lastRowLastColumn="0"/>
            </w:pPr>
            <w:r w:rsidRPr="00BA1FC0">
              <w:t>Extraction complete; senior audit #2; synthesis drafting begins</w:t>
            </w:r>
          </w:p>
        </w:tc>
      </w:tr>
      <w:tr w:rsidR="00D16BED" w:rsidRPr="00BA1FC0" w14:paraId="6BC0680E" w14:textId="77777777" w:rsidTr="00E70D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75697EEC" w14:textId="77777777" w:rsidR="00D16BED" w:rsidRPr="00BA1FC0" w:rsidRDefault="00155271" w:rsidP="002D5C7F">
            <w:pPr>
              <w:pStyle w:val="Compact"/>
            </w:pPr>
            <w:r w:rsidRPr="00BA1FC0">
              <w:t>7</w:t>
            </w:r>
          </w:p>
        </w:tc>
        <w:tc>
          <w:tcPr>
            <w:tcW w:w="8617" w:type="dxa"/>
          </w:tcPr>
          <w:p w14:paraId="3CBADE91" w14:textId="77777777" w:rsidR="00D16BED" w:rsidRPr="00BA1FC0" w:rsidRDefault="00155271" w:rsidP="002D5C7F">
            <w:pPr>
              <w:pStyle w:val="Compact"/>
              <w:cnfStyle w:val="000000100000" w:firstRow="0" w:lastRow="0" w:firstColumn="0" w:lastColumn="0" w:oddVBand="0" w:evenVBand="0" w:oddHBand="1" w:evenHBand="0" w:firstRowFirstColumn="0" w:firstRowLastColumn="0" w:lastRowFirstColumn="0" w:lastRowLastColumn="0"/>
            </w:pPr>
            <w:r w:rsidRPr="00BA1FC0">
              <w:t>Update search; synthesis writing; first draft circulated internally</w:t>
            </w:r>
          </w:p>
        </w:tc>
      </w:tr>
      <w:tr w:rsidR="00D16BED" w:rsidRPr="00BA1FC0" w14:paraId="25EF60BE" w14:textId="77777777" w:rsidTr="00E70D65">
        <w:tc>
          <w:tcPr>
            <w:cnfStyle w:val="000010000000" w:firstRow="0" w:lastRow="0" w:firstColumn="0" w:lastColumn="0" w:oddVBand="1" w:evenVBand="0" w:oddHBand="0" w:evenHBand="0" w:firstRowFirstColumn="0" w:firstRowLastColumn="0" w:lastRowFirstColumn="0" w:lastRowLastColumn="0"/>
            <w:tcW w:w="959" w:type="dxa"/>
          </w:tcPr>
          <w:p w14:paraId="44B0A208" w14:textId="77777777" w:rsidR="00D16BED" w:rsidRPr="00BA1FC0" w:rsidRDefault="00155271" w:rsidP="002D5C7F">
            <w:pPr>
              <w:pStyle w:val="Compact"/>
            </w:pPr>
            <w:r w:rsidRPr="00BA1FC0">
              <w:t>8</w:t>
            </w:r>
          </w:p>
        </w:tc>
        <w:tc>
          <w:tcPr>
            <w:tcW w:w="8617" w:type="dxa"/>
          </w:tcPr>
          <w:p w14:paraId="19518C20" w14:textId="3E7C0143" w:rsidR="00D16BED" w:rsidRPr="00BA1FC0" w:rsidRDefault="00155271" w:rsidP="002D5C7F">
            <w:pPr>
              <w:pStyle w:val="Compact"/>
              <w:cnfStyle w:val="000000000000" w:firstRow="0" w:lastRow="0" w:firstColumn="0" w:lastColumn="0" w:oddVBand="0" w:evenVBand="0" w:oddHBand="0" w:evenHBand="0" w:firstRowFirstColumn="0" w:firstRowLastColumn="0" w:lastRowFirstColumn="0" w:lastRowLastColumn="0"/>
            </w:pPr>
            <w:r w:rsidRPr="00BA1FC0">
              <w:t>Revisions; finali</w:t>
            </w:r>
            <w:r w:rsidR="007E1C67">
              <w:t>z</w:t>
            </w:r>
            <w:r w:rsidRPr="00BA1FC0">
              <w:t>ation; slide deck; GLT presentation</w:t>
            </w:r>
          </w:p>
        </w:tc>
      </w:tr>
    </w:tbl>
    <w:p w14:paraId="19BA2EC4" w14:textId="77777777" w:rsidR="00D16BED" w:rsidRDefault="00155271" w:rsidP="002D5C7F">
      <w:pPr>
        <w:pStyle w:val="Heading1"/>
      </w:pPr>
      <w:bookmarkStart w:id="174" w:name="_Toc233231851"/>
      <w:bookmarkStart w:id="175" w:name="sec-roles"/>
      <w:bookmarkEnd w:id="167"/>
      <w:bookmarkEnd w:id="173"/>
      <w:r>
        <w:lastRenderedPageBreak/>
        <w:t>6. Roles and responsibilities</w:t>
      </w:r>
      <w:bookmarkEnd w:id="174"/>
    </w:p>
    <w:p w14:paraId="3F865198" w14:textId="7D075065" w:rsidR="00BF1C7D" w:rsidRPr="00BF1C7D" w:rsidRDefault="00FB052B" w:rsidP="002D5C7F">
      <w:pPr>
        <w:pStyle w:val="Compact"/>
        <w:numPr>
          <w:ilvl w:val="0"/>
          <w:numId w:val="17"/>
        </w:numPr>
        <w:rPr>
          <w:lang w:val="fr-FR"/>
        </w:rPr>
      </w:pPr>
      <w:r>
        <w:rPr>
          <w:lang w:val="fr-FR"/>
        </w:rPr>
        <w:t xml:space="preserve">LS: </w:t>
      </w:r>
      <w:r w:rsidR="004C0B68" w:rsidRPr="000225CF">
        <w:t>Conceptualization, Methodology, Investigation, Data curation, Formal analysis</w:t>
      </w:r>
      <w:r w:rsidR="004C0B68">
        <w:t xml:space="preserve"> and synthesis</w:t>
      </w:r>
      <w:r w:rsidR="004C0B68" w:rsidRPr="000225CF">
        <w:t>, Writing – original draft, Writing – review &amp; editing.</w:t>
      </w:r>
    </w:p>
    <w:p w14:paraId="6373C956" w14:textId="77777777" w:rsidR="008B6DE8" w:rsidRPr="000225CF" w:rsidRDefault="008B6DE8" w:rsidP="008B6DE8">
      <w:pPr>
        <w:pStyle w:val="BodyText"/>
        <w:numPr>
          <w:ilvl w:val="0"/>
          <w:numId w:val="17"/>
        </w:numPr>
        <w:jc w:val="both"/>
      </w:pPr>
      <w:r w:rsidRPr="000225CF">
        <w:t>SP: Conceptualization, Methodology, Investigation, Data curation, Formal analysis, Validation, Writing – original draft, Writing - review &amp; editing, Project administration.</w:t>
      </w:r>
    </w:p>
    <w:p w14:paraId="6BFFC394" w14:textId="77F8E659" w:rsidR="008B6DE8" w:rsidRPr="000225CF" w:rsidRDefault="008B6DE8" w:rsidP="008B6DE8">
      <w:pPr>
        <w:pStyle w:val="BodyText"/>
        <w:numPr>
          <w:ilvl w:val="0"/>
          <w:numId w:val="17"/>
        </w:numPr>
        <w:jc w:val="both"/>
      </w:pPr>
      <w:r>
        <w:t>ZS</w:t>
      </w:r>
      <w:r w:rsidRPr="000225CF">
        <w:t>: Methodology, Investigation, Data curation, Formal analysis, Validation, Writing – original draft, Writing – original draft, Writing – review &amp; editing.</w:t>
      </w:r>
    </w:p>
    <w:p w14:paraId="1CAEDB41" w14:textId="163ED969" w:rsidR="00D16BED" w:rsidRPr="00BA1FC0" w:rsidRDefault="008B6DE8" w:rsidP="00BA4E85">
      <w:pPr>
        <w:pStyle w:val="BodyText"/>
        <w:numPr>
          <w:ilvl w:val="0"/>
          <w:numId w:val="17"/>
        </w:numPr>
        <w:jc w:val="both"/>
      </w:pPr>
      <w:r w:rsidRPr="000225CF">
        <w:t xml:space="preserve">AT: Supervision, Writing – review &amp; editing, Guarantor. </w:t>
      </w:r>
    </w:p>
    <w:p w14:paraId="371A2623" w14:textId="77777777" w:rsidR="00D16BED" w:rsidRDefault="00155271" w:rsidP="002D5C7F">
      <w:pPr>
        <w:pStyle w:val="Heading1"/>
      </w:pPr>
      <w:bookmarkStart w:id="176" w:name="_Toc233231852"/>
      <w:bookmarkStart w:id="177" w:name="Section7"/>
      <w:bookmarkStart w:id="178" w:name="sec-limitations"/>
      <w:bookmarkEnd w:id="175"/>
      <w:r>
        <w:t>7. Limitations</w:t>
      </w:r>
      <w:bookmarkEnd w:id="176"/>
    </w:p>
    <w:bookmarkEnd w:id="177"/>
    <w:p w14:paraId="0FEF1286" w14:textId="77777777" w:rsidR="003B2B1C" w:rsidRPr="000225CF" w:rsidRDefault="003B2B1C" w:rsidP="003B2B1C">
      <w:pPr>
        <w:pStyle w:val="FirstParagraph"/>
        <w:rPr>
          <w:lang w:val="en-GB"/>
        </w:rPr>
      </w:pPr>
      <w:r w:rsidRPr="000225CF">
        <w:rPr>
          <w:lang w:val="en-GB"/>
        </w:rPr>
        <w:t>The following limitations are inherent to this rapid evidence mapping approach and should be considered when interpreting the findings.</w:t>
      </w:r>
    </w:p>
    <w:p w14:paraId="63B3A429" w14:textId="6D95E5FC" w:rsidR="00566580" w:rsidRPr="000225CF" w:rsidRDefault="00566580" w:rsidP="00566580">
      <w:pPr>
        <w:pStyle w:val="FirstParagraph"/>
        <w:numPr>
          <w:ilvl w:val="0"/>
          <w:numId w:val="19"/>
        </w:numPr>
        <w:jc w:val="both"/>
        <w:rPr>
          <w:lang w:val="en-GB"/>
        </w:rPr>
      </w:pPr>
      <w:r w:rsidRPr="000225CF">
        <w:rPr>
          <w:b/>
          <w:bCs/>
          <w:lang w:val="en-GB"/>
        </w:rPr>
        <w:t>Rapid-review methods</w:t>
      </w:r>
      <w:r w:rsidR="009445F0">
        <w:rPr>
          <w:b/>
          <w:bCs/>
          <w:lang w:val="en-GB"/>
        </w:rPr>
        <w:t>:</w:t>
      </w:r>
      <w:r w:rsidRPr="000225CF">
        <w:rPr>
          <w:lang w:val="en-GB"/>
        </w:rPr>
        <w:t xml:space="preserve"> To support timely decision-making, screening, extraction, and synthesis are conducted using streamlined rapid-review procedures, with several stages undertaken primarily by a single reviewer. Although calibration, verification, and audit checks are used to improve consistency, errors, omissions, or missed studies may remain.</w:t>
      </w:r>
    </w:p>
    <w:p w14:paraId="02FFE6E0" w14:textId="2E690D9E" w:rsidR="00F8099F" w:rsidRPr="00F8099F" w:rsidRDefault="009445F0" w:rsidP="00EA3600">
      <w:pPr>
        <w:pStyle w:val="ListParagraph"/>
        <w:numPr>
          <w:ilvl w:val="0"/>
          <w:numId w:val="19"/>
        </w:numPr>
      </w:pPr>
      <w:r w:rsidRPr="009445F0">
        <w:rPr>
          <w:b/>
          <w:bCs/>
        </w:rPr>
        <w:t>Potential conflict of interest:</w:t>
      </w:r>
      <w:r w:rsidRPr="009445F0">
        <w:t xml:space="preserve"> The review is funded by the organization developing the intervention under consideration. While procedural safeguards </w:t>
      </w:r>
      <w:r w:rsidR="0006558E">
        <w:t xml:space="preserve">promote transparency and consistency, the interpretation of the evidence remains vulnerable to </w:t>
      </w:r>
      <w:r w:rsidRPr="009445F0">
        <w:t>bias.</w:t>
      </w:r>
    </w:p>
    <w:p w14:paraId="15031F80" w14:textId="77777777" w:rsidR="00D16BED" w:rsidRPr="00BA1FC0" w:rsidRDefault="00155271" w:rsidP="002D5C7F">
      <w:pPr>
        <w:pStyle w:val="Compact"/>
        <w:numPr>
          <w:ilvl w:val="0"/>
          <w:numId w:val="19"/>
        </w:numPr>
      </w:pPr>
      <w:r w:rsidRPr="00BA1FC0">
        <w:rPr>
          <w:b/>
        </w:rPr>
        <w:t>Single screening throughout.</w:t>
      </w:r>
      <w:r w:rsidRPr="00BA1FC0">
        <w:t xml:space="preserve"> Mitigated by LLM second-screening and adjudication, but does not equal dual independent human screening.</w:t>
      </w:r>
    </w:p>
    <w:p w14:paraId="3E28F112" w14:textId="77777777" w:rsidR="00D16BED" w:rsidRPr="00BA1FC0" w:rsidRDefault="00155271" w:rsidP="002D5C7F">
      <w:pPr>
        <w:pStyle w:val="Compact"/>
        <w:numPr>
          <w:ilvl w:val="0"/>
          <w:numId w:val="19"/>
        </w:numPr>
      </w:pPr>
      <w:r w:rsidRPr="00BA1FC0">
        <w:rPr>
          <w:b/>
        </w:rPr>
        <w:t>English-only.</w:t>
      </w:r>
      <w:r w:rsidRPr="00BA1FC0">
        <w:t xml:space="preserve"> Excludes Francophone West Africa, Lusophone Africa, and Latin American Spanish/Portuguese literature.</w:t>
      </w:r>
    </w:p>
    <w:p w14:paraId="430C1C0F" w14:textId="77777777" w:rsidR="00D16BED" w:rsidRPr="00BA1FC0" w:rsidRDefault="00155271" w:rsidP="002D5C7F">
      <w:pPr>
        <w:pStyle w:val="Compact"/>
        <w:numPr>
          <w:ilvl w:val="0"/>
          <w:numId w:val="19"/>
        </w:numPr>
      </w:pPr>
      <w:r w:rsidRPr="00BA1FC0">
        <w:rPr>
          <w:b/>
        </w:rPr>
        <w:t>Digital-only interventions excluded.</w:t>
      </w:r>
      <w:r w:rsidRPr="00BA1FC0">
        <w:t xml:space="preserve"> A growing literature that may bear on long-term ULCM strategy but is out of scope for the current MVP.</w:t>
      </w:r>
    </w:p>
    <w:p w14:paraId="503CCD50" w14:textId="77777777" w:rsidR="00D16BED" w:rsidRPr="00BA1FC0" w:rsidRDefault="00155271" w:rsidP="002D5C7F">
      <w:pPr>
        <w:pStyle w:val="Compact"/>
        <w:numPr>
          <w:ilvl w:val="0"/>
          <w:numId w:val="19"/>
        </w:numPr>
      </w:pPr>
      <w:r w:rsidRPr="00BA1FC0">
        <w:rPr>
          <w:b/>
        </w:rPr>
        <w:t>Specialist-delivered evidence admitted only for the dose questions.</w:t>
      </w:r>
      <w:r w:rsidRPr="00BA1FC0">
        <w:t xml:space="preserve"> Reviews of specialist-delivered interventions enter only for the dose, single-session, and stepped-care questions (RQ7, RQ8, RQ9, RQ12, RQ14), where they are the dominant evidence base; they are not used for task-shifting or implementation claims.</w:t>
      </w:r>
    </w:p>
    <w:p w14:paraId="42D9D6CD" w14:textId="59C58874" w:rsidR="00D16BED" w:rsidRPr="00BA1FC0" w:rsidRDefault="00155271" w:rsidP="002D5C7F">
      <w:pPr>
        <w:pStyle w:val="Compact"/>
        <w:numPr>
          <w:ilvl w:val="0"/>
          <w:numId w:val="19"/>
        </w:numPr>
      </w:pPr>
      <w:r w:rsidRPr="00BA1FC0">
        <w:rPr>
          <w:b/>
        </w:rPr>
        <w:t>Review-sourced primary evidence; reviews not exhaustively re-searched.</w:t>
      </w:r>
      <w:r w:rsidRPr="00BA1FC0">
        <w:t xml:space="preserve"> Both streams reach primary studies only through their entry-point systematic reviews (Stream 1: </w:t>
      </w:r>
      <w:r w:rsidR="007222DD">
        <w:fldChar w:fldCharType="begin"/>
      </w:r>
      <w:r w:rsidR="007222DD">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7222DD">
        <w:fldChar w:fldCharType="separate"/>
      </w:r>
      <w:r w:rsidR="007222DD" w:rsidRPr="007222DD">
        <w:t xml:space="preserve">Barbui et al. </w:t>
      </w:r>
      <w:r w:rsidR="0070246B">
        <w:t>(</w:t>
      </w:r>
      <w:r w:rsidR="007222DD" w:rsidRPr="007222DD">
        <w:t>2020)</w:t>
      </w:r>
      <w:r w:rsidR="007222DD">
        <w:fldChar w:fldCharType="end"/>
      </w:r>
      <w:r w:rsidR="00B04F7B">
        <w:t xml:space="preserve"> </w:t>
      </w:r>
      <w:r w:rsidRPr="00BA1FC0">
        <w:t>-</w:t>
      </w:r>
      <w:r w:rsidR="00B04F7B">
        <w:t xml:space="preserve"> </w:t>
      </w:r>
      <w:r w:rsidRPr="00BA1FC0">
        <w:t>anchored reviews plus the post-2019 update; Stream 2: seed reviews plus one-hop citation chasing); primary studies not captured by any in-scope review are not retrieved. Primary studies are extracted for effect, dose, and design detail</w:t>
      </w:r>
      <w:r w:rsidR="00BA4E85">
        <w:t>s, but are not individually risk-of-bias appraised; the AMSTAR-2 band of the sourcing review is appl</w:t>
      </w:r>
      <w:r w:rsidRPr="00BA1FC0">
        <w:t xml:space="preserve">ied to them. Primary-study drill-down is further bounded to the </w:t>
      </w:r>
      <w:r w:rsidRPr="00BA1FC0">
        <w:lastRenderedPageBreak/>
        <w:t>nine headline RQs plus RQ10 (</w:t>
      </w:r>
      <w:hyperlink w:anchor="sec-scope-control">
        <w:r w:rsidRPr="00BA1FC0">
          <w:rPr>
            <w:rStyle w:val="Hyperlink"/>
          </w:rPr>
          <w:t>Section 4.1.2</w:t>
        </w:r>
      </w:hyperlink>
      <w:r w:rsidRPr="00BA1FC0">
        <w:t xml:space="preserve">); the remaining questions are answered at </w:t>
      </w:r>
      <w:r w:rsidR="00B04F7B">
        <w:t xml:space="preserve">the </w:t>
      </w:r>
      <w:r w:rsidRPr="00BA1FC0">
        <w:t xml:space="preserve">review level, so their primary-study detail is read at the level </w:t>
      </w:r>
      <w:r w:rsidR="00B04F7B">
        <w:t xml:space="preserve">reported in </w:t>
      </w:r>
      <w:r w:rsidRPr="00BA1FC0">
        <w:t>the contributing reviews.</w:t>
      </w:r>
    </w:p>
    <w:p w14:paraId="387C67E3" w14:textId="6C48B02B" w:rsidR="00D16BED" w:rsidRPr="00BA1FC0" w:rsidRDefault="00155271" w:rsidP="002D5C7F">
      <w:pPr>
        <w:pStyle w:val="Compact"/>
        <w:numPr>
          <w:ilvl w:val="0"/>
          <w:numId w:val="19"/>
        </w:numPr>
      </w:pPr>
      <w:r w:rsidRPr="00BA1FC0">
        <w:rPr>
          <w:b/>
        </w:rPr>
        <w:t>Two-stream design dependencies.</w:t>
      </w:r>
      <w:r w:rsidRPr="00BA1FC0">
        <w:t xml:space="preserve"> </w:t>
      </w:r>
      <w:r w:rsidRPr="00B04F7B">
        <w:rPr>
          <w:lang w:val="fr-FR"/>
        </w:rPr>
        <w:t xml:space="preserve">Questions inside </w:t>
      </w:r>
      <w:r w:rsidR="00B04F7B">
        <w:fldChar w:fldCharType="begin"/>
      </w:r>
      <w:r w:rsidR="00B04F7B" w:rsidRPr="00B04F7B">
        <w:rPr>
          <w:lang w:val="fr-FR"/>
        </w:rPr>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B04F7B">
        <w:fldChar w:fldCharType="separate"/>
      </w:r>
      <w:r w:rsidR="00B04F7B" w:rsidRPr="00B04F7B">
        <w:rPr>
          <w:lang w:val="fr-FR"/>
        </w:rPr>
        <w:t xml:space="preserve">Barbui et al. </w:t>
      </w:r>
      <w:r w:rsidR="00B04F7B">
        <w:t>(</w:t>
      </w:r>
      <w:r w:rsidR="00B04F7B" w:rsidRPr="007222DD">
        <w:t>2020)</w:t>
      </w:r>
      <w:r w:rsidR="00B04F7B">
        <w:fldChar w:fldCharType="end"/>
      </w:r>
      <w:r w:rsidR="00B04F7B">
        <w:t>’</w:t>
      </w:r>
      <w:r w:rsidRPr="00BA1FC0">
        <w:t xml:space="preserve">s scope are answered by a </w:t>
      </w:r>
      <w:r w:rsidR="00B04F7B">
        <w:fldChar w:fldCharType="begin"/>
      </w:r>
      <w:r w:rsidR="00B04F7B">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B04F7B">
        <w:fldChar w:fldCharType="separate"/>
      </w:r>
      <w:r w:rsidR="00B04F7B" w:rsidRPr="007222DD">
        <w:t xml:space="preserve">Barbui et al. </w:t>
      </w:r>
      <w:r w:rsidR="00B04F7B">
        <w:t>(</w:t>
      </w:r>
      <w:r w:rsidR="00B04F7B" w:rsidRPr="007222DD">
        <w:t>2020)</w:t>
      </w:r>
      <w:r w:rsidR="00B04F7B">
        <w:fldChar w:fldCharType="end"/>
      </w:r>
      <w:r w:rsidR="00B04F7B">
        <w:t xml:space="preserve"> </w:t>
      </w:r>
      <w:r w:rsidRPr="00BA1FC0">
        <w:t>-</w:t>
      </w:r>
      <w:r w:rsidR="00B04F7B">
        <w:t xml:space="preserve"> </w:t>
      </w:r>
      <w:r w:rsidRPr="00BA1FC0">
        <w:t xml:space="preserve">anchored search with drill-down to primary studies (Stream 1); questions outside it are answered from named seed reviews expanded by one-hop citation chasing (Stream 2). The main costs are: (i) </w:t>
      </w:r>
      <w:r w:rsidRPr="00BA1FC0">
        <w:rPr>
          <w:b/>
        </w:rPr>
        <w:t>review-lag and review-mediated coverage</w:t>
      </w:r>
      <w:r w:rsidRPr="00BA1FC0">
        <w:t xml:space="preserve"> — primary studies enter only via a sourcing review, so very recent trials (the 2024–2026 window) and trials missed by all in-scope reviews may be under-represented; (ii) </w:t>
      </w:r>
      <w:r w:rsidRPr="00BA1FC0">
        <w:rPr>
          <w:b/>
        </w:rPr>
        <w:t>seed-selection dependence</w:t>
      </w:r>
      <w:r w:rsidRPr="00BA1FC0">
        <w:t xml:space="preserve"> — Stream 2 coverage is conditioned on the choice of seed reviews and the reach of one-hop citation chasing, which may miss a relevant review not linked to any seed; and (iii) </w:t>
      </w:r>
      <w:r w:rsidR="00867B51" w:rsidRPr="00867B51">
        <w:rPr>
          <w:b/>
          <w:bCs/>
        </w:rPr>
        <w:fldChar w:fldCharType="begin"/>
      </w:r>
      <w:r w:rsidR="00867B51" w:rsidRPr="00867B51">
        <w:rPr>
          <w:b/>
          <w:bCs/>
        </w:rPr>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867B51" w:rsidRPr="00867B51">
        <w:rPr>
          <w:b/>
          <w:bCs/>
        </w:rPr>
        <w:fldChar w:fldCharType="separate"/>
      </w:r>
      <w:r w:rsidR="00867B51" w:rsidRPr="00867B51">
        <w:rPr>
          <w:b/>
          <w:bCs/>
        </w:rPr>
        <w:t>Barbui et al. (2020)</w:t>
      </w:r>
      <w:r w:rsidR="00867B51" w:rsidRPr="00867B51">
        <w:rPr>
          <w:b/>
          <w:bCs/>
        </w:rPr>
        <w:fldChar w:fldCharType="end"/>
      </w:r>
      <w:r w:rsidRPr="00BA1FC0">
        <w:rPr>
          <w:b/>
        </w:rPr>
        <w:t>’s inherited design choices</w:t>
      </w:r>
      <w:r w:rsidRPr="00BA1FC0">
        <w:t xml:space="preserve"> for Stream 1, notably its broad population frame (which we narrow to adult CMD) and its May 2019 search end-date (filled by the update search). The exhaustiveness of each stream for each RQ will be reported in the synthesis (number of contributing reviews and primary studies; date range; AMSTAR-2 confidence band; stream of origin).</w:t>
      </w:r>
    </w:p>
    <w:p w14:paraId="2F1A48B8" w14:textId="77777777" w:rsidR="00D16BED" w:rsidRPr="00BA1FC0" w:rsidRDefault="00155271" w:rsidP="002D5C7F">
      <w:pPr>
        <w:pStyle w:val="Compact"/>
        <w:numPr>
          <w:ilvl w:val="0"/>
          <w:numId w:val="19"/>
        </w:numPr>
      </w:pPr>
      <w:r w:rsidRPr="00BA1FC0">
        <w:rPr>
          <w:b/>
        </w:rPr>
        <w:t>Adolescents excluded.</w:t>
      </w:r>
      <w:r w:rsidRPr="00BA1FC0">
        <w:t xml:space="preserve"> Findings should not be assumed transferable to under-18 populations.</w:t>
      </w:r>
    </w:p>
    <w:p w14:paraId="72B1053D" w14:textId="77777777" w:rsidR="00D16BED" w:rsidRPr="00BA1FC0" w:rsidRDefault="00155271" w:rsidP="002D5C7F">
      <w:pPr>
        <w:pStyle w:val="Compact"/>
        <w:numPr>
          <w:ilvl w:val="0"/>
          <w:numId w:val="19"/>
        </w:numPr>
      </w:pPr>
      <w:r w:rsidRPr="00BA1FC0">
        <w:rPr>
          <w:b/>
        </w:rPr>
        <w:t>Schleider 2025 umbrella is youth-skewed.</w:t>
      </w:r>
      <w:r w:rsidRPr="00BA1FC0">
        <w:t xml:space="preserve"> Adult transferability is an open question addressed within the review (RQ7, RQ9), not a framing assumption.</w:t>
      </w:r>
    </w:p>
    <w:p w14:paraId="5D63336F" w14:textId="1106D1D1" w:rsidR="00D16BED" w:rsidRPr="00BA1FC0" w:rsidRDefault="00155271" w:rsidP="002D5C7F">
      <w:pPr>
        <w:pStyle w:val="Compact"/>
        <w:numPr>
          <w:ilvl w:val="0"/>
          <w:numId w:val="19"/>
        </w:numPr>
      </w:pPr>
      <w:r w:rsidRPr="00BA1FC0">
        <w:rPr>
          <w:b/>
        </w:rPr>
        <w:t>Phase 3 directional signals are pre-registered as comparators in the triangulation matrix, not as hypotheses to be confirmed.</w:t>
      </w:r>
      <w:r w:rsidRPr="00BA1FC0">
        <w:t xml:space="preserve"> The reviewer team will declare any case in which a Phase 3 finding (e.g., “two sessions as a possible minimum effective dose”) aligns with the external evidence, but will not adjust inclusion or extraction decisions on </w:t>
      </w:r>
      <w:r w:rsidR="00867B51">
        <w:t>this</w:t>
      </w:r>
      <w:r w:rsidRPr="00BA1FC0">
        <w:t xml:space="preserve"> basis.</w:t>
      </w:r>
    </w:p>
    <w:p w14:paraId="079FA4B5" w14:textId="77777777" w:rsidR="00D16BED" w:rsidRPr="00BA1FC0" w:rsidRDefault="00155271" w:rsidP="002D5C7F">
      <w:pPr>
        <w:pStyle w:val="Compact"/>
        <w:numPr>
          <w:ilvl w:val="0"/>
          <w:numId w:val="19"/>
        </w:numPr>
      </w:pPr>
      <w:r w:rsidRPr="00BA1FC0">
        <w:rPr>
          <w:b/>
        </w:rPr>
        <w:t>Internal evidence is shallow.</w:t>
      </w:r>
      <w:r w:rsidRPr="00BA1FC0">
        <w:t xml:space="preserve"> Treated as triangulation only; never pooled with external evidence.</w:t>
      </w:r>
    </w:p>
    <w:p w14:paraId="6389DA6A" w14:textId="77777777" w:rsidR="00D16BED" w:rsidRPr="00BA1FC0" w:rsidRDefault="00155271" w:rsidP="002D5C7F">
      <w:pPr>
        <w:pStyle w:val="Compact"/>
        <w:numPr>
          <w:ilvl w:val="0"/>
          <w:numId w:val="19"/>
        </w:numPr>
      </w:pPr>
      <w:r w:rsidRPr="00BA1FC0">
        <w:rPr>
          <w:b/>
        </w:rPr>
        <w:t>No meta-analysis.</w:t>
      </w:r>
      <w:r w:rsidRPr="00BA1FC0">
        <w:t xml:space="preserve"> Synthesis is narrative with targeted descriptive effect-size tabulation.</w:t>
      </w:r>
    </w:p>
    <w:p w14:paraId="0FA8BE39" w14:textId="77777777" w:rsidR="00D16BED" w:rsidRPr="00BA1FC0" w:rsidRDefault="00155271" w:rsidP="002D5C7F">
      <w:pPr>
        <w:pStyle w:val="Compact"/>
        <w:numPr>
          <w:ilvl w:val="0"/>
          <w:numId w:val="19"/>
        </w:numPr>
      </w:pPr>
      <w:r w:rsidRPr="00BA1FC0">
        <w:rPr>
          <w:b/>
        </w:rPr>
        <w:t>SSA-weighting introduces evidentiary asymmetry.</w:t>
      </w:r>
      <w:r w:rsidRPr="00BA1FC0">
        <w:t xml:space="preserve"> SSA review evidence is weighted higher for context-sensitive questions (RQ1, RQ4, RQ13), while the dose / SSI / stepped-care questions rely on HIC-dominated reviews; this asymmetry is applied transparently at synthesis, not through a tier system.</w:t>
      </w:r>
    </w:p>
    <w:p w14:paraId="2D373A0A" w14:textId="524BBF41" w:rsidR="00D16BED" w:rsidRPr="00BA1FC0" w:rsidRDefault="00155271" w:rsidP="002D5C7F">
      <w:pPr>
        <w:pStyle w:val="Compact"/>
        <w:numPr>
          <w:ilvl w:val="0"/>
          <w:numId w:val="19"/>
        </w:numPr>
      </w:pPr>
      <w:r w:rsidRPr="00BA1FC0">
        <w:rPr>
          <w:b/>
        </w:rPr>
        <w:t>Cost harmoni</w:t>
      </w:r>
      <w:r w:rsidR="00867B51">
        <w:rPr>
          <w:b/>
        </w:rPr>
        <w:t>z</w:t>
      </w:r>
      <w:r w:rsidRPr="00BA1FC0">
        <w:rPr>
          <w:b/>
        </w:rPr>
        <w:t>ation uses CPI + market FX, not PPP.</w:t>
      </w:r>
      <w:r w:rsidRPr="00BA1FC0">
        <w:t xml:space="preserve"> This matches the donor-budget framing of the GLT decision but reduces comparability with </w:t>
      </w:r>
      <w:r w:rsidR="00BA4E85">
        <w:t>the cost-effectiveness literature, which uses international dollars; the choice is not</w:t>
      </w:r>
      <w:r w:rsidRPr="00BA1FC0">
        <w:t xml:space="preserve">ed in </w:t>
      </w:r>
      <w:r w:rsidR="00867B51">
        <w:t xml:space="preserve">the </w:t>
      </w:r>
      <w:r w:rsidRPr="00BA1FC0">
        <w:t>synthesis</w:t>
      </w:r>
      <w:r w:rsidR="00867B51">
        <w:t xml:space="preserve"> section</w:t>
      </w:r>
      <w:r w:rsidRPr="00BA1FC0">
        <w:t>.</w:t>
      </w:r>
    </w:p>
    <w:p w14:paraId="7A8866A8" w14:textId="77777777" w:rsidR="00D16BED" w:rsidRDefault="00155271" w:rsidP="002D5C7F">
      <w:pPr>
        <w:pStyle w:val="Heading1"/>
      </w:pPr>
      <w:bookmarkStart w:id="179" w:name="_Toc233231853"/>
      <w:bookmarkStart w:id="180" w:name="sec-declarations"/>
      <w:bookmarkEnd w:id="178"/>
      <w:r>
        <w:t>Declarations</w:t>
      </w:r>
      <w:bookmarkEnd w:id="179"/>
    </w:p>
    <w:p w14:paraId="6A86774C" w14:textId="71DD8D63" w:rsidR="00D16BED" w:rsidRPr="00BA1FC0" w:rsidRDefault="00155271" w:rsidP="002D5C7F">
      <w:pPr>
        <w:pStyle w:val="FirstParagraph"/>
      </w:pPr>
      <w:r w:rsidRPr="00BA1FC0">
        <w:rPr>
          <w:b/>
        </w:rPr>
        <w:t>Funding and commissioning.</w:t>
      </w:r>
      <w:r w:rsidRPr="00BA1FC0">
        <w:t xml:space="preserve"> </w:t>
      </w:r>
      <w:r w:rsidR="00BA4E85">
        <w:t>StrongMinds commission the review</w:t>
      </w:r>
      <w:r w:rsidRPr="00BA1FC0">
        <w:t xml:space="preserve"> under the Phase 4 Academic Workstream consultancy agreement to inform the design of the Ultra-Low-Cost Model. 3ie retains editorial control over inclusion decisions, risk-of-bias appraisal, synthesis </w:t>
      </w:r>
      <w:r w:rsidRPr="00BA1FC0">
        <w:lastRenderedPageBreak/>
        <w:t>interpretation, and the content of the final report. StrongMinds team members may comment on drafts</w:t>
      </w:r>
      <w:r w:rsidR="00867B51">
        <w:t>,</w:t>
      </w:r>
      <w:r w:rsidRPr="00BA1FC0">
        <w:t xml:space="preserve"> but do not vote on inclusion, extraction, or synthesis decisions.</w:t>
      </w:r>
    </w:p>
    <w:p w14:paraId="6E4244EE" w14:textId="0CE8107A" w:rsidR="00D16BED" w:rsidRPr="00BA1FC0" w:rsidRDefault="00155271" w:rsidP="002D5C7F">
      <w:pPr>
        <w:pStyle w:val="BodyText"/>
      </w:pPr>
      <w:r w:rsidRPr="00BA1FC0">
        <w:rPr>
          <w:b/>
        </w:rPr>
        <w:t>Competing interests.</w:t>
      </w:r>
      <w:r w:rsidRPr="00BA1FC0">
        <w:t xml:space="preserve"> The review is funded by the organi</w:t>
      </w:r>
      <w:r w:rsidR="00867B51">
        <w:t>z</w:t>
      </w:r>
      <w:r w:rsidRPr="00BA1FC0">
        <w:t>ation whose intervention model it informs. To mitigate the resulting confirmation-bias risk: (a) internal StrongMinds evidence is held in a separate stream and never pooled with external evidence; (b) the screening adjudicator (A. Fraker) has no operational role in StrongMinds’ MVP design; (c) Phase 3 directional signals are pre-registered as comparators in the triangulation matrix, not as hypotheses to be confirmed; and (d) all departures from this protocol during M1 execution are logged in a deviation register published with the final report. No personal financial competing interests are declared by any team member.</w:t>
      </w:r>
    </w:p>
    <w:p w14:paraId="71AFB2CF" w14:textId="77777777" w:rsidR="00D16BED" w:rsidRPr="00BA1FC0" w:rsidRDefault="00155271" w:rsidP="002D5C7F">
      <w:pPr>
        <w:pStyle w:val="BodyText"/>
      </w:pPr>
      <w:r w:rsidRPr="00BA1FC0">
        <w:rPr>
          <w:b/>
        </w:rPr>
        <w:t>Data availability.</w:t>
      </w:r>
      <w:r w:rsidRPr="00BA1FC0">
        <w:t xml:space="preserve"> No primary data are associated with this protocol. Extraction data, LLM prompts and logs, and analysis code will be made openly available with the final M1 report where licensing permits.</w:t>
      </w:r>
    </w:p>
    <w:p w14:paraId="05039C40" w14:textId="19A78B10" w:rsidR="00D16BED" w:rsidRPr="00BA1FC0" w:rsidRDefault="00155271" w:rsidP="002D5C7F">
      <w:pPr>
        <w:pStyle w:val="BodyText"/>
      </w:pPr>
      <w:r w:rsidRPr="00BA1FC0">
        <w:rPr>
          <w:b/>
        </w:rPr>
        <w:t>Use of AI tools.</w:t>
      </w:r>
      <w:r w:rsidRPr="00BA1FC0">
        <w:t xml:space="preserve"> Large language models are used as (i) a second-screener at title/abstract and full-text screening and (ii) a primary extractor for non-quantitative categorical and free-text fields. The screening role is calibrated against a human gold standard </w:t>
      </w:r>
      <w:r w:rsidRPr="00867B51">
        <w:rPr>
          <w:color w:val="215E99" w:themeColor="text2" w:themeTint="BF"/>
        </w:rPr>
        <w:t>(</w:t>
      </w:r>
      <w:r w:rsidR="00867B51" w:rsidRPr="00867B51">
        <w:rPr>
          <w:color w:val="215E99" w:themeColor="text2" w:themeTint="BF"/>
        </w:rPr>
        <w:t xml:space="preserve">Appendix </w:t>
      </w:r>
      <w:r w:rsidR="00867B51" w:rsidRPr="00867B51">
        <w:rPr>
          <w:color w:val="215E99" w:themeColor="text2" w:themeTint="BF"/>
        </w:rPr>
        <w:fldChar w:fldCharType="begin"/>
      </w:r>
      <w:r w:rsidR="00867B51" w:rsidRPr="00867B51">
        <w:rPr>
          <w:color w:val="215E99" w:themeColor="text2" w:themeTint="BF"/>
        </w:rPr>
        <w:instrText xml:space="preserve"> REF AppendixF6 \h  \* MERGEFORMAT </w:instrText>
      </w:r>
      <w:r w:rsidR="00867B51" w:rsidRPr="00867B51">
        <w:rPr>
          <w:color w:val="215E99" w:themeColor="text2" w:themeTint="BF"/>
        </w:rPr>
      </w:r>
      <w:r w:rsidR="00867B51" w:rsidRPr="00867B51">
        <w:rPr>
          <w:color w:val="215E99" w:themeColor="text2" w:themeTint="BF"/>
        </w:rPr>
        <w:fldChar w:fldCharType="separate"/>
      </w:r>
      <w:r w:rsidR="00867B51" w:rsidRPr="00867B51">
        <w:rPr>
          <w:color w:val="215E99" w:themeColor="text2" w:themeTint="BF"/>
        </w:rPr>
        <w:t>F.6</w:t>
      </w:r>
      <w:r w:rsidR="00867B51" w:rsidRPr="00867B51">
        <w:rPr>
          <w:color w:val="215E99" w:themeColor="text2" w:themeTint="BF"/>
        </w:rPr>
        <w:fldChar w:fldCharType="end"/>
      </w:r>
      <w:r w:rsidRPr="00BA1FC0">
        <w:t xml:space="preserve">) before live deployment. Quantitative fields used in synthesis are 100% human-verified against the source document. Non-quantitative LLM extractions are audited on a 20% random sample by the primary reviewer; the remaining 80% are LLM-extracted without per-field human verification. AI is not used as the sole basis for any inclusion or exclusion decision: all </w:t>
      </w:r>
      <w:r w:rsidR="00867B51">
        <w:t>LLMs excluded</w:t>
      </w:r>
      <w:r w:rsidRPr="00BA1FC0">
        <w:t xml:space="preserve"> at full-text are human-audited, and all human–LLM disagreements at T/A are adjudicated. All prompts, model versions, API model strings, and seed configurations are version-controlled and reported in Appendix F.</w:t>
      </w:r>
    </w:p>
    <w:p w14:paraId="300A59A4" w14:textId="7D056157" w:rsidR="00082C47" w:rsidRPr="00BA4E85" w:rsidRDefault="00155271" w:rsidP="00BA4E85">
      <w:pPr>
        <w:pStyle w:val="Heading1"/>
      </w:pPr>
      <w:bookmarkStart w:id="181" w:name="_Toc233231854"/>
      <w:bookmarkStart w:id="182" w:name="references"/>
      <w:bookmarkEnd w:id="180"/>
      <w:r>
        <w:t>References</w:t>
      </w:r>
      <w:bookmarkStart w:id="183" w:name="ref-barbui2020umbrella"/>
      <w:bookmarkStart w:id="184" w:name="refs"/>
      <w:bookmarkEnd w:id="181"/>
    </w:p>
    <w:p w14:paraId="1A8B5B04" w14:textId="0B46A3E6" w:rsidR="003C2EE5" w:rsidRPr="003C2EE5" w:rsidRDefault="003C2EE5" w:rsidP="002D5C7F">
      <w:pPr>
        <w:pStyle w:val="Bibliography"/>
        <w:rPr>
          <w:lang w:val="en-GB"/>
        </w:rPr>
      </w:pPr>
      <w:r w:rsidRPr="003C2EE5">
        <w:rPr>
          <w:lang w:val="en-GB"/>
        </w:rPr>
        <w:t xml:space="preserve">Acam, F. A., &amp; Hopkins, T. (2026). </w:t>
      </w:r>
      <w:r w:rsidRPr="003C2EE5">
        <w:rPr>
          <w:i/>
          <w:iCs/>
          <w:lang w:val="en-GB"/>
        </w:rPr>
        <w:t>ULCM Phase 4 HCD Report</w:t>
      </w:r>
      <w:r w:rsidRPr="003C2EE5">
        <w:rPr>
          <w:lang w:val="en-GB"/>
        </w:rPr>
        <w:t xml:space="preserve"> [Unpublished manuscript].</w:t>
      </w:r>
    </w:p>
    <w:p w14:paraId="6F2F6135" w14:textId="77777777" w:rsidR="003C2EE5" w:rsidRPr="003C2EE5" w:rsidRDefault="003C2EE5" w:rsidP="002D5C7F">
      <w:pPr>
        <w:pStyle w:val="Bibliography"/>
        <w:rPr>
          <w:lang w:val="en-GB"/>
        </w:rPr>
      </w:pPr>
      <w:r w:rsidRPr="003C2EE5">
        <w:rPr>
          <w:lang w:val="en-GB"/>
        </w:rPr>
        <w:t xml:space="preserve">Alagarajah, J., &amp; Fraker, A. (2026). </w:t>
      </w:r>
      <w:r w:rsidRPr="003C2EE5">
        <w:rPr>
          <w:i/>
          <w:iCs/>
          <w:lang w:val="en-GB"/>
        </w:rPr>
        <w:t>Ultra Low Cost Model: Phase 3B Report (DRAFT)</w:t>
      </w:r>
      <w:r w:rsidRPr="003C2EE5">
        <w:rPr>
          <w:lang w:val="en-GB"/>
        </w:rPr>
        <w:t>. StrongMinds.</w:t>
      </w:r>
    </w:p>
    <w:p w14:paraId="07B13205" w14:textId="77777777" w:rsidR="003C2EE5" w:rsidRPr="003C2EE5" w:rsidRDefault="003C2EE5" w:rsidP="002D5C7F">
      <w:pPr>
        <w:pStyle w:val="Bibliography"/>
        <w:rPr>
          <w:lang w:val="en-GB"/>
        </w:rPr>
      </w:pPr>
      <w:r w:rsidRPr="003C2EE5">
        <w:rPr>
          <w:lang w:val="en-GB"/>
        </w:rPr>
        <w:t xml:space="preserve">Barbui, C., Purgato, M., Abdulmalik, J., Acarturk, C., Eaton, J., Gastaldon, C., Gureje, O., Hanlon, C., Jordans, M., Lund, C., Nos\e, M., Ostuzzi, G., Papola, D., Tedeschi, F., Tol, W., Turrini, G., Patel, V., &amp; Thornicroft, G. (2020). Efficacy of psychosocial interventions for mental health outcomes in low-income and middle-income countries: An umbrella review. </w:t>
      </w:r>
      <w:r w:rsidRPr="003C2EE5">
        <w:rPr>
          <w:i/>
          <w:iCs/>
          <w:lang w:val="en-GB"/>
        </w:rPr>
        <w:t>The Lancet Psychiatry</w:t>
      </w:r>
      <w:r w:rsidRPr="003C2EE5">
        <w:rPr>
          <w:lang w:val="en-GB"/>
        </w:rPr>
        <w:t xml:space="preserve">, </w:t>
      </w:r>
      <w:r w:rsidRPr="003C2EE5">
        <w:rPr>
          <w:i/>
          <w:iCs/>
          <w:lang w:val="en-GB"/>
        </w:rPr>
        <w:t>7</w:t>
      </w:r>
      <w:r w:rsidRPr="003C2EE5">
        <w:rPr>
          <w:lang w:val="en-GB"/>
        </w:rPr>
        <w:t xml:space="preserve">(2), 162–172. </w:t>
      </w:r>
      <w:hyperlink r:id="rId18" w:history="1">
        <w:r w:rsidRPr="003C2EE5">
          <w:rPr>
            <w:rStyle w:val="Hyperlink"/>
            <w:lang w:val="en-GB"/>
          </w:rPr>
          <w:t>https://doi.org/10.1016/S2215-0366(19)30511-5</w:t>
        </w:r>
      </w:hyperlink>
    </w:p>
    <w:p w14:paraId="33D89A25" w14:textId="77777777" w:rsidR="003C2EE5" w:rsidRPr="003C2EE5" w:rsidRDefault="003C2EE5" w:rsidP="002D5C7F">
      <w:pPr>
        <w:pStyle w:val="Bibliography"/>
        <w:rPr>
          <w:lang w:val="en-GB"/>
        </w:rPr>
      </w:pPr>
      <w:r w:rsidRPr="003C2EE5">
        <w:rPr>
          <w:lang w:val="en-GB"/>
        </w:rPr>
        <w:t xml:space="preserve">Bass, J. K., &amp; Hamdani, S. U. (2019). Scaling up and implementing psychotherapies in low-resource settings. In </w:t>
      </w:r>
      <w:r w:rsidRPr="003C2EE5">
        <w:rPr>
          <w:i/>
          <w:iCs/>
          <w:lang w:val="en-GB"/>
        </w:rPr>
        <w:t>Global Mental Health and Psychotherapy: Adapting Psychotherapy for Low- and Middle-Income Countries</w:t>
      </w:r>
      <w:r w:rsidRPr="003C2EE5">
        <w:rPr>
          <w:lang w:val="en-GB"/>
        </w:rPr>
        <w:t xml:space="preserve"> (pp. 67–84). Academic Press. </w:t>
      </w:r>
      <w:hyperlink r:id="rId19" w:history="1">
        <w:r w:rsidRPr="003C2EE5">
          <w:rPr>
            <w:rStyle w:val="Hyperlink"/>
            <w:lang w:val="en-GB"/>
          </w:rPr>
          <w:t>https://doi.org/10.1016/B978-0-12-814932-4.00004-5</w:t>
        </w:r>
      </w:hyperlink>
    </w:p>
    <w:p w14:paraId="179E5D5A" w14:textId="77777777" w:rsidR="003C2EE5" w:rsidRPr="00F8363D" w:rsidRDefault="003C2EE5" w:rsidP="002D5C7F">
      <w:pPr>
        <w:pStyle w:val="Bibliography"/>
        <w:rPr>
          <w:lang w:val="it-IT"/>
        </w:rPr>
      </w:pPr>
      <w:r w:rsidRPr="003C2EE5">
        <w:rPr>
          <w:lang w:val="en-GB"/>
        </w:rPr>
        <w:lastRenderedPageBreak/>
        <w:t xml:space="preserve">Belay, Y. B., Engel, L., Lee, Y. Y., Le, N., &amp; Mihalopoulos, C. (2023). Cost effectiveness of pharmacological and non-pharmacological treatments for depression in low- and middle-income countries: A systematic literature review. </w:t>
      </w:r>
      <w:r w:rsidRPr="00F8363D">
        <w:rPr>
          <w:i/>
          <w:iCs/>
          <w:lang w:val="it-IT"/>
        </w:rPr>
        <w:t>PharmacoEconomics</w:t>
      </w:r>
      <w:r w:rsidRPr="00F8363D">
        <w:rPr>
          <w:lang w:val="it-IT"/>
        </w:rPr>
        <w:t xml:space="preserve">, </w:t>
      </w:r>
      <w:r w:rsidRPr="00F8363D">
        <w:rPr>
          <w:i/>
          <w:iCs/>
          <w:lang w:val="it-IT"/>
        </w:rPr>
        <w:t>41</w:t>
      </w:r>
      <w:r w:rsidRPr="00F8363D">
        <w:rPr>
          <w:lang w:val="it-IT"/>
        </w:rPr>
        <w:t xml:space="preserve">(6), 651–673. </w:t>
      </w:r>
      <w:hyperlink r:id="rId20" w:history="1">
        <w:r w:rsidRPr="00F8363D">
          <w:rPr>
            <w:rStyle w:val="Hyperlink"/>
            <w:lang w:val="it-IT"/>
          </w:rPr>
          <w:t>https://doi.org/10.1007/s40273-023-01257-8</w:t>
        </w:r>
      </w:hyperlink>
    </w:p>
    <w:p w14:paraId="31700C5B" w14:textId="77777777" w:rsidR="003C2EE5" w:rsidRPr="003C2EE5" w:rsidRDefault="003C2EE5" w:rsidP="002D5C7F">
      <w:pPr>
        <w:pStyle w:val="Bibliography"/>
        <w:rPr>
          <w:lang w:val="en-GB"/>
        </w:rPr>
      </w:pPr>
      <w:r w:rsidRPr="00F8363D">
        <w:rPr>
          <w:lang w:val="it-IT"/>
        </w:rPr>
        <w:t xml:space="preserve">Biswal, B., Gandhi, Y., Singla, D. R., Velleman, R., Zhou, B., Fernandes, L., Patel, V., Prina, M., Sequeira, M., Garg, A., Bhatia, U., &amp; Nadkarni, A. (2024). </w:t>
      </w:r>
      <w:r w:rsidRPr="003C2EE5">
        <w:rPr>
          <w:lang w:val="en-GB"/>
        </w:rPr>
        <w:t xml:space="preserve">Interventions for improving adherence to psychological treatments for common mental disorders: A systematic review. </w:t>
      </w:r>
      <w:r w:rsidRPr="003C2EE5">
        <w:rPr>
          <w:i/>
          <w:iCs/>
          <w:lang w:val="en-GB"/>
        </w:rPr>
        <w:t>Cambridge Prisms: Global Mental Health</w:t>
      </w:r>
      <w:r w:rsidRPr="003C2EE5">
        <w:rPr>
          <w:lang w:val="en-GB"/>
        </w:rPr>
        <w:t xml:space="preserve">, </w:t>
      </w:r>
      <w:r w:rsidRPr="003C2EE5">
        <w:rPr>
          <w:i/>
          <w:iCs/>
          <w:lang w:val="en-GB"/>
        </w:rPr>
        <w:t>11</w:t>
      </w:r>
      <w:r w:rsidRPr="003C2EE5">
        <w:rPr>
          <w:lang w:val="en-GB"/>
        </w:rPr>
        <w:t xml:space="preserve">, e83. </w:t>
      </w:r>
      <w:hyperlink r:id="rId21" w:history="1">
        <w:r w:rsidRPr="003C2EE5">
          <w:rPr>
            <w:rStyle w:val="Hyperlink"/>
            <w:lang w:val="en-GB"/>
          </w:rPr>
          <w:t>https://doi.org/10.1017/gmh.2024.94</w:t>
        </w:r>
      </w:hyperlink>
    </w:p>
    <w:p w14:paraId="3296BD8D" w14:textId="77777777" w:rsidR="003C2EE5" w:rsidRPr="003C2EE5" w:rsidRDefault="003C2EE5" w:rsidP="002D5C7F">
      <w:pPr>
        <w:pStyle w:val="Bibliography"/>
        <w:rPr>
          <w:lang w:val="en-GB"/>
        </w:rPr>
      </w:pPr>
      <w:r w:rsidRPr="003C2EE5">
        <w:rPr>
          <w:lang w:val="en-GB"/>
        </w:rPr>
        <w:t xml:space="preserve">Bower, P., &amp; Gilbody, S. (2005). Stepped care in psychological therapies: Access, effectiveness and efficiency. Narrative literature review. </w:t>
      </w:r>
      <w:r w:rsidRPr="003C2EE5">
        <w:rPr>
          <w:i/>
          <w:iCs/>
          <w:lang w:val="en-GB"/>
        </w:rPr>
        <w:t>The British Journal of Psychiatry</w:t>
      </w:r>
      <w:r w:rsidRPr="003C2EE5">
        <w:rPr>
          <w:lang w:val="en-GB"/>
        </w:rPr>
        <w:t xml:space="preserve">, </w:t>
      </w:r>
      <w:r w:rsidRPr="003C2EE5">
        <w:rPr>
          <w:i/>
          <w:iCs/>
          <w:lang w:val="en-GB"/>
        </w:rPr>
        <w:t>186</w:t>
      </w:r>
      <w:r w:rsidRPr="003C2EE5">
        <w:rPr>
          <w:lang w:val="en-GB"/>
        </w:rPr>
        <w:t xml:space="preserve">(1), 11–17. </w:t>
      </w:r>
      <w:hyperlink r:id="rId22" w:history="1">
        <w:r w:rsidRPr="003C2EE5">
          <w:rPr>
            <w:rStyle w:val="Hyperlink"/>
            <w:lang w:val="en-GB"/>
          </w:rPr>
          <w:t>https://doi.org/10.1192/bjp.186.1.11</w:t>
        </w:r>
      </w:hyperlink>
    </w:p>
    <w:p w14:paraId="5BF2906E" w14:textId="77777777" w:rsidR="003C2EE5" w:rsidRPr="003C2EE5" w:rsidRDefault="003C2EE5" w:rsidP="002D5C7F">
      <w:pPr>
        <w:pStyle w:val="Bibliography"/>
        <w:rPr>
          <w:lang w:val="en-GB"/>
        </w:rPr>
      </w:pPr>
      <w:r w:rsidRPr="003C2EE5">
        <w:rPr>
          <w:lang w:val="en-GB"/>
        </w:rPr>
        <w:t xml:space="preserve">Cuijpers, P., Huibers, M., Ebert, D. D., Koole, S. L., &amp; Andersson, G. (2013). How much psychotherapy is needed to treat depression? A metaregression analysis. </w:t>
      </w:r>
      <w:r w:rsidRPr="003C2EE5">
        <w:rPr>
          <w:i/>
          <w:iCs/>
          <w:lang w:val="en-GB"/>
        </w:rPr>
        <w:t>Journal of Affective Disorders</w:t>
      </w:r>
      <w:r w:rsidRPr="003C2EE5">
        <w:rPr>
          <w:lang w:val="en-GB"/>
        </w:rPr>
        <w:t xml:space="preserve">, </w:t>
      </w:r>
      <w:r w:rsidRPr="003C2EE5">
        <w:rPr>
          <w:i/>
          <w:iCs/>
          <w:lang w:val="en-GB"/>
        </w:rPr>
        <w:t>149</w:t>
      </w:r>
      <w:r w:rsidRPr="003C2EE5">
        <w:rPr>
          <w:lang w:val="en-GB"/>
        </w:rPr>
        <w:t xml:space="preserve">(1–3), 1–13. </w:t>
      </w:r>
      <w:hyperlink r:id="rId23" w:history="1">
        <w:r w:rsidRPr="003C2EE5">
          <w:rPr>
            <w:rStyle w:val="Hyperlink"/>
            <w:lang w:val="en-GB"/>
          </w:rPr>
          <w:t>https://doi.org/10.1016/j.jad.2013.02.030</w:t>
        </w:r>
      </w:hyperlink>
    </w:p>
    <w:p w14:paraId="039BAD5F" w14:textId="77777777" w:rsidR="003C2EE5" w:rsidRPr="003C2EE5" w:rsidRDefault="003C2EE5" w:rsidP="002D5C7F">
      <w:pPr>
        <w:pStyle w:val="Bibliography"/>
        <w:rPr>
          <w:lang w:val="en-GB"/>
        </w:rPr>
      </w:pPr>
      <w:r w:rsidRPr="003C2EE5">
        <w:rPr>
          <w:lang w:val="en-GB"/>
        </w:rPr>
        <w:t xml:space="preserve">Cuijpers, P., Karyotaki, E., Reijnders, M., &amp; Ebert, D. D. (2019). Was Eysenck right after all? A reassessment of the effects of psychotherapy for adult depression. </w:t>
      </w:r>
      <w:r w:rsidRPr="003C2EE5">
        <w:rPr>
          <w:i/>
          <w:iCs/>
          <w:lang w:val="en-GB"/>
        </w:rPr>
        <w:t>Epidemiology and Psychiatric Sciences</w:t>
      </w:r>
      <w:r w:rsidRPr="003C2EE5">
        <w:rPr>
          <w:lang w:val="en-GB"/>
        </w:rPr>
        <w:t xml:space="preserve">, </w:t>
      </w:r>
      <w:r w:rsidRPr="003C2EE5">
        <w:rPr>
          <w:i/>
          <w:iCs/>
          <w:lang w:val="en-GB"/>
        </w:rPr>
        <w:t>28</w:t>
      </w:r>
      <w:r w:rsidRPr="003C2EE5">
        <w:rPr>
          <w:lang w:val="en-GB"/>
        </w:rPr>
        <w:t xml:space="preserve">(1), 21–30. </w:t>
      </w:r>
      <w:hyperlink r:id="rId24" w:history="1">
        <w:r w:rsidRPr="003C2EE5">
          <w:rPr>
            <w:rStyle w:val="Hyperlink"/>
            <w:lang w:val="en-GB"/>
          </w:rPr>
          <w:t>https://doi.org/10.1017/S2045796018000057</w:t>
        </w:r>
      </w:hyperlink>
    </w:p>
    <w:p w14:paraId="0656CE16" w14:textId="77777777" w:rsidR="003C2EE5" w:rsidRPr="00F8363D" w:rsidRDefault="003C2EE5" w:rsidP="002D5C7F">
      <w:pPr>
        <w:pStyle w:val="Bibliography"/>
        <w:rPr>
          <w:lang w:val="de-DE"/>
        </w:rPr>
      </w:pPr>
      <w:r w:rsidRPr="003C2EE5">
        <w:rPr>
          <w:lang w:val="en-GB"/>
        </w:rPr>
        <w:t xml:space="preserve">de Sousa, R. D., Zagalo, D. M., Costa, T., Caldas de Almeida, J. M., Canhão, H., &amp; Rodrigues, A. (2025). Exploring depression in adults over a decade: A review of longitudinal studies. </w:t>
      </w:r>
      <w:r w:rsidRPr="00F8363D">
        <w:rPr>
          <w:i/>
          <w:iCs/>
          <w:lang w:val="de-DE"/>
        </w:rPr>
        <w:t>BMC Psychiatry</w:t>
      </w:r>
      <w:r w:rsidRPr="00F8363D">
        <w:rPr>
          <w:lang w:val="de-DE"/>
        </w:rPr>
        <w:t xml:space="preserve">, </w:t>
      </w:r>
      <w:r w:rsidRPr="00F8363D">
        <w:rPr>
          <w:i/>
          <w:iCs/>
          <w:lang w:val="de-DE"/>
        </w:rPr>
        <w:t>25</w:t>
      </w:r>
      <w:r w:rsidRPr="00F8363D">
        <w:rPr>
          <w:lang w:val="de-DE"/>
        </w:rPr>
        <w:t xml:space="preserve">(1), 378. </w:t>
      </w:r>
      <w:hyperlink r:id="rId25" w:history="1">
        <w:r w:rsidRPr="00F8363D">
          <w:rPr>
            <w:rStyle w:val="Hyperlink"/>
            <w:lang w:val="de-DE"/>
          </w:rPr>
          <w:t>https://doi.org/10.1186/s12888-025-06828-x</w:t>
        </w:r>
      </w:hyperlink>
    </w:p>
    <w:p w14:paraId="4B2CDACA" w14:textId="77777777" w:rsidR="003C2EE5" w:rsidRPr="003C2EE5" w:rsidRDefault="003C2EE5" w:rsidP="002D5C7F">
      <w:pPr>
        <w:pStyle w:val="Bibliography"/>
        <w:rPr>
          <w:lang w:val="en-GB"/>
        </w:rPr>
      </w:pPr>
      <w:r w:rsidRPr="00F8363D">
        <w:rPr>
          <w:lang w:val="de-DE"/>
        </w:rPr>
        <w:t xml:space="preserve">Garritty, C., Gartlehner, G., Nussbaumer-Streit, B., King, V. J., Hamel, C., Kamel, C., Affengruber, L., &amp; Stevens, A. (2021). </w:t>
      </w:r>
      <w:r w:rsidRPr="003C2EE5">
        <w:rPr>
          <w:lang w:val="en-GB"/>
        </w:rPr>
        <w:t xml:space="preserve">Cochrane Rapid Reviews Methods Group offers evidence-informed guidance to conduct rapid reviews. </w:t>
      </w:r>
      <w:r w:rsidRPr="003C2EE5">
        <w:rPr>
          <w:i/>
          <w:iCs/>
          <w:lang w:val="en-GB"/>
        </w:rPr>
        <w:t>Journal of Clinical Epidemiology</w:t>
      </w:r>
      <w:r w:rsidRPr="003C2EE5">
        <w:rPr>
          <w:lang w:val="en-GB"/>
        </w:rPr>
        <w:t xml:space="preserve">, </w:t>
      </w:r>
      <w:r w:rsidRPr="003C2EE5">
        <w:rPr>
          <w:i/>
          <w:iCs/>
          <w:lang w:val="en-GB"/>
        </w:rPr>
        <w:t>130</w:t>
      </w:r>
      <w:r w:rsidRPr="003C2EE5">
        <w:rPr>
          <w:lang w:val="en-GB"/>
        </w:rPr>
        <w:t xml:space="preserve">, 13–22. </w:t>
      </w:r>
      <w:hyperlink r:id="rId26" w:history="1">
        <w:r w:rsidRPr="003C2EE5">
          <w:rPr>
            <w:rStyle w:val="Hyperlink"/>
            <w:lang w:val="en-GB"/>
          </w:rPr>
          <w:t>https://doi.org/10.1016/j.jclinepi.2020.10.007</w:t>
        </w:r>
      </w:hyperlink>
    </w:p>
    <w:p w14:paraId="12D24516" w14:textId="77777777" w:rsidR="003C2EE5" w:rsidRPr="00F8363D" w:rsidRDefault="003C2EE5" w:rsidP="002D5C7F">
      <w:pPr>
        <w:pStyle w:val="Bibliography"/>
        <w:rPr>
          <w:lang w:val="it-IT"/>
        </w:rPr>
      </w:pPr>
      <w:r w:rsidRPr="003C2EE5">
        <w:rPr>
          <w:lang w:val="en-GB"/>
        </w:rPr>
        <w:t xml:space="preserve">Husereau, D., Drummond, M., Augustovski, F., de Bekker-Grob, E., Briggs, A. H., Carswell, C., Caulley, L., Chaiyakunapruk, N., Greenberg, D., Loder, E., Mauskopf, J., Mullins, C. D., Petrou, S., Pwu, R.-F., &amp; Staniszewska, S. (2022). Consolidated Health Economic Evaluation Reporting Standards 2022 (CHEERS 2022) statement: Updated reporting guidance for health economic evaluations. </w:t>
      </w:r>
      <w:r w:rsidRPr="00F8363D">
        <w:rPr>
          <w:i/>
          <w:iCs/>
          <w:lang w:val="it-IT"/>
        </w:rPr>
        <w:t>BMJ</w:t>
      </w:r>
      <w:r w:rsidRPr="00F8363D">
        <w:rPr>
          <w:lang w:val="it-IT"/>
        </w:rPr>
        <w:t xml:space="preserve">, </w:t>
      </w:r>
      <w:r w:rsidRPr="00F8363D">
        <w:rPr>
          <w:i/>
          <w:iCs/>
          <w:lang w:val="it-IT"/>
        </w:rPr>
        <w:t>376</w:t>
      </w:r>
      <w:r w:rsidRPr="00F8363D">
        <w:rPr>
          <w:lang w:val="it-IT"/>
        </w:rPr>
        <w:t xml:space="preserve">, e067975. </w:t>
      </w:r>
      <w:hyperlink r:id="rId27" w:history="1">
        <w:r w:rsidRPr="00F8363D">
          <w:rPr>
            <w:rStyle w:val="Hyperlink"/>
            <w:lang w:val="it-IT"/>
          </w:rPr>
          <w:t>https://doi.org/10.1136/bmj.e067975</w:t>
        </w:r>
      </w:hyperlink>
    </w:p>
    <w:p w14:paraId="27B11E55" w14:textId="77777777" w:rsidR="003C2EE5" w:rsidRPr="003C2EE5" w:rsidRDefault="003C2EE5" w:rsidP="002D5C7F">
      <w:pPr>
        <w:pStyle w:val="Bibliography"/>
        <w:rPr>
          <w:lang w:val="en-GB"/>
        </w:rPr>
      </w:pPr>
      <w:r w:rsidRPr="00F8363D">
        <w:rPr>
          <w:lang w:val="it-IT"/>
        </w:rPr>
        <w:t xml:space="preserve">Jeitani, A., Fahey, P. P., Gascoigne, M., Darnal, A., &amp; Lim, D. (2024). </w:t>
      </w:r>
      <w:r w:rsidRPr="003C2EE5">
        <w:rPr>
          <w:lang w:val="en-GB"/>
        </w:rPr>
        <w:t xml:space="preserve">Effectiveness of stepped care for mental health disorders: An umbrella review of meta-analyses. </w:t>
      </w:r>
      <w:r w:rsidRPr="003C2EE5">
        <w:rPr>
          <w:i/>
          <w:iCs/>
          <w:lang w:val="en-GB"/>
        </w:rPr>
        <w:t>Personalized Medicine in Psychiatry</w:t>
      </w:r>
      <w:r w:rsidRPr="003C2EE5">
        <w:rPr>
          <w:lang w:val="en-GB"/>
        </w:rPr>
        <w:t xml:space="preserve">, </w:t>
      </w:r>
      <w:r w:rsidRPr="003C2EE5">
        <w:rPr>
          <w:i/>
          <w:iCs/>
          <w:lang w:val="en-GB"/>
        </w:rPr>
        <w:t>47–48</w:t>
      </w:r>
      <w:r w:rsidRPr="003C2EE5">
        <w:rPr>
          <w:lang w:val="en-GB"/>
        </w:rPr>
        <w:t xml:space="preserve">, 100140. </w:t>
      </w:r>
      <w:hyperlink r:id="rId28" w:history="1">
        <w:r w:rsidRPr="003C2EE5">
          <w:rPr>
            <w:rStyle w:val="Hyperlink"/>
            <w:lang w:val="en-GB"/>
          </w:rPr>
          <w:t>https://doi.org/10.1016/j.pmip.2024.100140</w:t>
        </w:r>
      </w:hyperlink>
    </w:p>
    <w:p w14:paraId="50E56557" w14:textId="77777777" w:rsidR="003C2EE5" w:rsidRPr="003C2EE5" w:rsidRDefault="003C2EE5" w:rsidP="002D5C7F">
      <w:pPr>
        <w:pStyle w:val="Bibliography"/>
        <w:rPr>
          <w:lang w:val="en-GB"/>
        </w:rPr>
      </w:pPr>
      <w:r w:rsidRPr="003C2EE5">
        <w:rPr>
          <w:lang w:val="en-GB"/>
        </w:rPr>
        <w:t xml:space="preserve">Kroenke, K., Spitzer, R. L., &amp; Williams, J. B. W. (2001). The PHQ-9: Validity of a brief depression severity measure. </w:t>
      </w:r>
      <w:r w:rsidRPr="003C2EE5">
        <w:rPr>
          <w:i/>
          <w:iCs/>
          <w:lang w:val="en-GB"/>
        </w:rPr>
        <w:t>Journal of General Internal Medicine</w:t>
      </w:r>
      <w:r w:rsidRPr="003C2EE5">
        <w:rPr>
          <w:lang w:val="en-GB"/>
        </w:rPr>
        <w:t xml:space="preserve">, </w:t>
      </w:r>
      <w:r w:rsidRPr="003C2EE5">
        <w:rPr>
          <w:i/>
          <w:iCs/>
          <w:lang w:val="en-GB"/>
        </w:rPr>
        <w:t>16</w:t>
      </w:r>
      <w:r w:rsidRPr="003C2EE5">
        <w:rPr>
          <w:lang w:val="en-GB"/>
        </w:rPr>
        <w:t xml:space="preserve">(9), 606–613. </w:t>
      </w:r>
      <w:hyperlink r:id="rId29" w:history="1">
        <w:r w:rsidRPr="003C2EE5">
          <w:rPr>
            <w:rStyle w:val="Hyperlink"/>
            <w:lang w:val="en-GB"/>
          </w:rPr>
          <w:t>https://doi.org/10.1046/j.1525-1497.2001.016009606.x</w:t>
        </w:r>
      </w:hyperlink>
    </w:p>
    <w:p w14:paraId="0B6D98DE" w14:textId="77777777" w:rsidR="003C2EE5" w:rsidRPr="003C2EE5" w:rsidRDefault="003C2EE5" w:rsidP="002D5C7F">
      <w:pPr>
        <w:pStyle w:val="Bibliography"/>
        <w:rPr>
          <w:lang w:val="en-GB"/>
        </w:rPr>
      </w:pPr>
      <w:r w:rsidRPr="003C2EE5">
        <w:rPr>
          <w:lang w:val="en-GB"/>
        </w:rPr>
        <w:lastRenderedPageBreak/>
        <w:t xml:space="preserve">Le, P. T. D., Eschliman, E. L., Grivel, M. M., Tang, J., Cho, Y. G., Yang, X., Tay, C., Li, T., Bass, J., &amp; Yang, L. H. (2022). Barriers and facilitators to implementation of evidence-based task-sharing mental health interventions in low- and middle-income countries: A systematic review using implementation science frameworks. </w:t>
      </w:r>
      <w:r w:rsidRPr="003C2EE5">
        <w:rPr>
          <w:i/>
          <w:iCs/>
          <w:lang w:val="en-GB"/>
        </w:rPr>
        <w:t>Implementation Science</w:t>
      </w:r>
      <w:r w:rsidRPr="003C2EE5">
        <w:rPr>
          <w:lang w:val="en-GB"/>
        </w:rPr>
        <w:t xml:space="preserve">, </w:t>
      </w:r>
      <w:r w:rsidRPr="003C2EE5">
        <w:rPr>
          <w:i/>
          <w:iCs/>
          <w:lang w:val="en-GB"/>
        </w:rPr>
        <w:t>17</w:t>
      </w:r>
      <w:r w:rsidRPr="003C2EE5">
        <w:rPr>
          <w:lang w:val="en-GB"/>
        </w:rPr>
        <w:t xml:space="preserve">(1), 4. </w:t>
      </w:r>
      <w:hyperlink r:id="rId30" w:history="1">
        <w:r w:rsidRPr="003C2EE5">
          <w:rPr>
            <w:rStyle w:val="Hyperlink"/>
            <w:lang w:val="en-GB"/>
          </w:rPr>
          <w:t>https://doi.org/10.1186/s13012-021-01179-z</w:t>
        </w:r>
      </w:hyperlink>
    </w:p>
    <w:p w14:paraId="068E4376" w14:textId="77777777" w:rsidR="003C2EE5" w:rsidRPr="003C2EE5" w:rsidRDefault="003C2EE5" w:rsidP="002D5C7F">
      <w:pPr>
        <w:pStyle w:val="Bibliography"/>
        <w:rPr>
          <w:lang w:val="en-GB"/>
        </w:rPr>
      </w:pPr>
      <w:r w:rsidRPr="003C2EE5">
        <w:rPr>
          <w:lang w:val="en-GB"/>
        </w:rPr>
        <w:t xml:space="preserve">Marion, P., Hutchinson, B., Lee, S., Pande, S., Kastel, F., Sempe, L., Engelbert, M., Witter, S., Kutzin, J., &amp; Thota, A. B. (2026). </w:t>
      </w:r>
      <w:r w:rsidRPr="003C2EE5">
        <w:rPr>
          <w:i/>
          <w:iCs/>
          <w:lang w:val="en-GB"/>
        </w:rPr>
        <w:t>Mapping the Global Evidence Base in Health Systems Financing (HSF) and Health Economics (HE) using Machine Learning</w:t>
      </w:r>
      <w:r w:rsidRPr="003C2EE5">
        <w:rPr>
          <w:lang w:val="en-GB"/>
        </w:rPr>
        <w:t xml:space="preserve"> [Protocol]. International Initiative for Impact Evaluation (3ie).</w:t>
      </w:r>
    </w:p>
    <w:p w14:paraId="1ABEABEF" w14:textId="77777777" w:rsidR="003C2EE5" w:rsidRPr="003C2EE5" w:rsidRDefault="003C2EE5" w:rsidP="002D5C7F">
      <w:pPr>
        <w:pStyle w:val="Bibliography"/>
        <w:rPr>
          <w:lang w:val="en-GB"/>
        </w:rPr>
      </w:pPr>
      <w:r w:rsidRPr="003C2EE5">
        <w:rPr>
          <w:lang w:val="en-GB"/>
        </w:rPr>
        <w:t xml:space="preserve">Marx, W., Penninx, B. W. J. H., Solmi, M., Furukawa, T. A., Firth, J., Carvalho, A. F., &amp; Berk, M. (2023). Major depressive disorder. </w:t>
      </w:r>
      <w:r w:rsidRPr="003C2EE5">
        <w:rPr>
          <w:i/>
          <w:iCs/>
          <w:lang w:val="en-GB"/>
        </w:rPr>
        <w:t>Nature Reviews Disease Primers</w:t>
      </w:r>
      <w:r w:rsidRPr="003C2EE5">
        <w:rPr>
          <w:lang w:val="en-GB"/>
        </w:rPr>
        <w:t xml:space="preserve">, </w:t>
      </w:r>
      <w:r w:rsidRPr="003C2EE5">
        <w:rPr>
          <w:i/>
          <w:iCs/>
          <w:lang w:val="en-GB"/>
        </w:rPr>
        <w:t>9</w:t>
      </w:r>
      <w:r w:rsidRPr="003C2EE5">
        <w:rPr>
          <w:lang w:val="en-GB"/>
        </w:rPr>
        <w:t xml:space="preserve">(1), 44. </w:t>
      </w:r>
      <w:hyperlink r:id="rId31" w:history="1">
        <w:r w:rsidRPr="003C2EE5">
          <w:rPr>
            <w:rStyle w:val="Hyperlink"/>
            <w:lang w:val="en-GB"/>
          </w:rPr>
          <w:t>https://doi.org/10.1038/s41572-023-00454-1</w:t>
        </w:r>
      </w:hyperlink>
    </w:p>
    <w:p w14:paraId="1FD6ADCB" w14:textId="77777777" w:rsidR="003C2EE5" w:rsidRPr="003C2EE5" w:rsidRDefault="003C2EE5" w:rsidP="002D5C7F">
      <w:pPr>
        <w:pStyle w:val="Bibliography"/>
        <w:rPr>
          <w:lang w:val="en-GB"/>
        </w:rPr>
      </w:pPr>
      <w:r w:rsidRPr="003C2EE5">
        <w:rPr>
          <w:lang w:val="en-GB"/>
        </w:rPr>
        <w:t xml:space="preserve">McGuire, J., Dupret, S., Plant, M., Stewart, B., Goddard, J., Klapow, M., &amp; Giraldi, D. (2024). The wellbeing cost-effectiveness of StrongMinds and Friendship Bench: Combining a systematic review and meta-analysis with charity-related data (Nov 2024 Update) [HLI Report]. Happier Lives Institute. </w:t>
      </w:r>
      <w:hyperlink r:id="rId32" w:history="1">
        <w:r w:rsidRPr="003C2EE5">
          <w:rPr>
            <w:rStyle w:val="Hyperlink"/>
            <w:lang w:val="en-GB"/>
          </w:rPr>
          <w:t>https://www.happierlivesinstitute.org/report/the-wellbeing-cost-effectiveness-of-strongminds-and-friendship-bench-combining-a-systematic-review-and-meta-analysis-with-charity-related-data-nov-2024-update/</w:t>
        </w:r>
      </w:hyperlink>
    </w:p>
    <w:p w14:paraId="09D6008B" w14:textId="77777777" w:rsidR="003C2EE5" w:rsidRPr="003C2EE5" w:rsidRDefault="003C2EE5" w:rsidP="002D5C7F">
      <w:pPr>
        <w:pStyle w:val="Bibliography"/>
        <w:rPr>
          <w:lang w:val="en-GB"/>
        </w:rPr>
      </w:pPr>
      <w:r w:rsidRPr="003C2EE5">
        <w:rPr>
          <w:lang w:val="en-GB"/>
        </w:rPr>
        <w:t xml:space="preserve">Ogilvie, D., Fayter, D., Petticrew, M., Sowden, A., Thomas, S., Whitehead, M., &amp; Worthy, G. (2008). The harvest plot: A method for synthesising evidence about the differential effects of interventions. </w:t>
      </w:r>
      <w:r w:rsidRPr="003C2EE5">
        <w:rPr>
          <w:i/>
          <w:iCs/>
          <w:lang w:val="en-GB"/>
        </w:rPr>
        <w:t>BMC Medical Research Methodology</w:t>
      </w:r>
      <w:r w:rsidRPr="003C2EE5">
        <w:rPr>
          <w:lang w:val="en-GB"/>
        </w:rPr>
        <w:t xml:space="preserve">, </w:t>
      </w:r>
      <w:r w:rsidRPr="003C2EE5">
        <w:rPr>
          <w:i/>
          <w:iCs/>
          <w:lang w:val="en-GB"/>
        </w:rPr>
        <w:t>8</w:t>
      </w:r>
      <w:r w:rsidRPr="003C2EE5">
        <w:rPr>
          <w:lang w:val="en-GB"/>
        </w:rPr>
        <w:t xml:space="preserve">, 8. </w:t>
      </w:r>
      <w:hyperlink r:id="rId33" w:history="1">
        <w:r w:rsidRPr="003C2EE5">
          <w:rPr>
            <w:rStyle w:val="Hyperlink"/>
            <w:lang w:val="en-GB"/>
          </w:rPr>
          <w:t>https://doi.org/10.1186/1471-2288-8-8</w:t>
        </w:r>
      </w:hyperlink>
    </w:p>
    <w:p w14:paraId="71DF8605" w14:textId="77777777" w:rsidR="003C2EE5" w:rsidRPr="003C2EE5" w:rsidRDefault="003C2EE5" w:rsidP="002D5C7F">
      <w:pPr>
        <w:pStyle w:val="Bibliography"/>
        <w:rPr>
          <w:lang w:val="en-GB"/>
        </w:rPr>
      </w:pPr>
      <w:r w:rsidRPr="003C2EE5">
        <w:rPr>
          <w:lang w:val="en-GB"/>
        </w:rPr>
        <w:t xml:space="preserve">Olisaeloka, L., Udokanma, E., &amp; Ashraf, A. (2024). Psychosocial interventions for depression among young people in Sub-Saharan Africa: A systematic review and meta-analysis. </w:t>
      </w:r>
      <w:r w:rsidRPr="003C2EE5">
        <w:rPr>
          <w:i/>
          <w:iCs/>
          <w:lang w:val="en-GB"/>
        </w:rPr>
        <w:t>International Journal of Mental Health Systems</w:t>
      </w:r>
      <w:r w:rsidRPr="003C2EE5">
        <w:rPr>
          <w:lang w:val="en-GB"/>
        </w:rPr>
        <w:t xml:space="preserve">, </w:t>
      </w:r>
      <w:r w:rsidRPr="003C2EE5">
        <w:rPr>
          <w:i/>
          <w:iCs/>
          <w:lang w:val="en-GB"/>
        </w:rPr>
        <w:t>18</w:t>
      </w:r>
      <w:r w:rsidRPr="003C2EE5">
        <w:rPr>
          <w:lang w:val="en-GB"/>
        </w:rPr>
        <w:t xml:space="preserve">(1), 24. </w:t>
      </w:r>
      <w:hyperlink r:id="rId34" w:history="1">
        <w:r w:rsidRPr="003C2EE5">
          <w:rPr>
            <w:rStyle w:val="Hyperlink"/>
            <w:lang w:val="en-GB"/>
          </w:rPr>
          <w:t>https://doi.org/10.1186/s13033-024-00642-w</w:t>
        </w:r>
      </w:hyperlink>
    </w:p>
    <w:p w14:paraId="2725707E" w14:textId="77777777" w:rsidR="003C2EE5" w:rsidRPr="003C2EE5" w:rsidRDefault="003C2EE5" w:rsidP="002D5C7F">
      <w:pPr>
        <w:pStyle w:val="Bibliography"/>
        <w:rPr>
          <w:lang w:val="en-GB"/>
        </w:rPr>
      </w:pPr>
      <w:r w:rsidRPr="003C2EE5">
        <w:rPr>
          <w:lang w:val="en-GB"/>
        </w:rPr>
        <w:t xml:space="preserve">Page, M. J., McKenzie, J. E., Bossuyt, P. M., Boutron, I., Hoffmann, T. C., Mulrow, C. D., Shamseer, L., Tetzlaff, J. M., Akl, E. A., Brennan, S. E., &amp; others. (2021). The PRISMA 2020 statement: An updated guideline for reporting systematic reviews. </w:t>
      </w:r>
      <w:r w:rsidRPr="003C2EE5">
        <w:rPr>
          <w:i/>
          <w:iCs/>
          <w:lang w:val="en-GB"/>
        </w:rPr>
        <w:t>BMJ</w:t>
      </w:r>
      <w:r w:rsidRPr="003C2EE5">
        <w:rPr>
          <w:lang w:val="en-GB"/>
        </w:rPr>
        <w:t xml:space="preserve">, </w:t>
      </w:r>
      <w:r w:rsidRPr="003C2EE5">
        <w:rPr>
          <w:i/>
          <w:iCs/>
          <w:lang w:val="en-GB"/>
        </w:rPr>
        <w:t>372</w:t>
      </w:r>
      <w:r w:rsidRPr="003C2EE5">
        <w:rPr>
          <w:lang w:val="en-GB"/>
        </w:rPr>
        <w:t xml:space="preserve">, n71. </w:t>
      </w:r>
      <w:hyperlink r:id="rId35" w:history="1">
        <w:r w:rsidRPr="003C2EE5">
          <w:rPr>
            <w:rStyle w:val="Hyperlink"/>
            <w:lang w:val="en-GB"/>
          </w:rPr>
          <w:t>https://doi.org/10.1136/bmj.n71</w:t>
        </w:r>
      </w:hyperlink>
    </w:p>
    <w:p w14:paraId="62596338" w14:textId="77777777" w:rsidR="003C2EE5" w:rsidRPr="003C2EE5" w:rsidRDefault="003C2EE5" w:rsidP="002D5C7F">
      <w:pPr>
        <w:pStyle w:val="Bibliography"/>
        <w:rPr>
          <w:lang w:val="en-GB"/>
        </w:rPr>
      </w:pPr>
      <w:r w:rsidRPr="003C2EE5">
        <w:rPr>
          <w:lang w:val="en-GB"/>
        </w:rPr>
        <w:t xml:space="preserve">Pedersen, G. A., Zajkowska, Z., Kieling, C., Gautam, K., Mondelli, V., Fisher, H. L., Swartz, J. R., Adewuya, A., Karmacharya, R., &amp; Kohrt, B. A. (2019). Protocol for a systematic review of the development of depression among adolescents and young adults: Psychological, biological, and contextual perspectives around the world. </w:t>
      </w:r>
      <w:r w:rsidRPr="003C2EE5">
        <w:rPr>
          <w:i/>
          <w:iCs/>
          <w:lang w:val="en-GB"/>
        </w:rPr>
        <w:t>Systematic Reviews</w:t>
      </w:r>
      <w:r w:rsidRPr="003C2EE5">
        <w:rPr>
          <w:lang w:val="en-GB"/>
        </w:rPr>
        <w:t xml:space="preserve">, </w:t>
      </w:r>
      <w:r w:rsidRPr="003C2EE5">
        <w:rPr>
          <w:i/>
          <w:iCs/>
          <w:lang w:val="en-GB"/>
        </w:rPr>
        <w:t>8</w:t>
      </w:r>
      <w:r w:rsidRPr="003C2EE5">
        <w:rPr>
          <w:lang w:val="en-GB"/>
        </w:rPr>
        <w:t xml:space="preserve">(1), 179. </w:t>
      </w:r>
      <w:hyperlink r:id="rId36" w:history="1">
        <w:r w:rsidRPr="003C2EE5">
          <w:rPr>
            <w:rStyle w:val="Hyperlink"/>
            <w:lang w:val="en-GB"/>
          </w:rPr>
          <w:t>https://doi.org/10.1186/s13643-019-1104-7</w:t>
        </w:r>
      </w:hyperlink>
    </w:p>
    <w:p w14:paraId="1A404632" w14:textId="77777777" w:rsidR="003C2EE5" w:rsidRPr="00F8363D" w:rsidRDefault="003C2EE5" w:rsidP="002D5C7F">
      <w:pPr>
        <w:pStyle w:val="Bibliography"/>
        <w:rPr>
          <w:lang w:val="de-DE"/>
        </w:rPr>
      </w:pPr>
      <w:r w:rsidRPr="003C2EE5">
        <w:rPr>
          <w:lang w:val="en-GB"/>
        </w:rPr>
        <w:t xml:space="preserve">Remes, O., Mendes, J. F., &amp; Templeton, P. (2021). Biological, psychological, and social determinants of depression: A review of recent literature. </w:t>
      </w:r>
      <w:r w:rsidRPr="00F8363D">
        <w:rPr>
          <w:i/>
          <w:iCs/>
          <w:lang w:val="de-DE"/>
        </w:rPr>
        <w:t>Brain Sciences</w:t>
      </w:r>
      <w:r w:rsidRPr="00F8363D">
        <w:rPr>
          <w:lang w:val="de-DE"/>
        </w:rPr>
        <w:t xml:space="preserve">, </w:t>
      </w:r>
      <w:r w:rsidRPr="00F8363D">
        <w:rPr>
          <w:i/>
          <w:iCs/>
          <w:lang w:val="de-DE"/>
        </w:rPr>
        <w:t>11</w:t>
      </w:r>
      <w:r w:rsidRPr="00F8363D">
        <w:rPr>
          <w:lang w:val="de-DE"/>
        </w:rPr>
        <w:t xml:space="preserve">(12), 1633. </w:t>
      </w:r>
      <w:hyperlink r:id="rId37" w:history="1">
        <w:r w:rsidRPr="00F8363D">
          <w:rPr>
            <w:rStyle w:val="Hyperlink"/>
            <w:lang w:val="de-DE"/>
          </w:rPr>
          <w:t>https://doi.org/10.3390/brainsci11121633</w:t>
        </w:r>
      </w:hyperlink>
    </w:p>
    <w:p w14:paraId="2ED1A064" w14:textId="77777777" w:rsidR="003C2EE5" w:rsidRPr="00F8363D" w:rsidRDefault="003C2EE5" w:rsidP="002D5C7F">
      <w:pPr>
        <w:pStyle w:val="Bibliography"/>
        <w:rPr>
          <w:lang w:val="it-IT"/>
        </w:rPr>
      </w:pPr>
      <w:r w:rsidRPr="00F8363D">
        <w:rPr>
          <w:lang w:val="de-DE"/>
        </w:rPr>
        <w:lastRenderedPageBreak/>
        <w:t xml:space="preserve">Rethlefsen, M. L., Kirtley, S., Waffenschmidt, S., Ayala, A. P., Moher, D., Page, M. J., &amp; Koffel, J. B. (2021). </w:t>
      </w:r>
      <w:r w:rsidRPr="003C2EE5">
        <w:rPr>
          <w:lang w:val="en-GB"/>
        </w:rPr>
        <w:t xml:space="preserve">PRISMA-S: an extension to the PRISMA statement for reporting literature searches in systematic reviews. </w:t>
      </w:r>
      <w:r w:rsidRPr="00F8363D">
        <w:rPr>
          <w:i/>
          <w:iCs/>
          <w:lang w:val="it-IT"/>
        </w:rPr>
        <w:t>Systematic Reviews</w:t>
      </w:r>
      <w:r w:rsidRPr="00F8363D">
        <w:rPr>
          <w:lang w:val="it-IT"/>
        </w:rPr>
        <w:t xml:space="preserve">, </w:t>
      </w:r>
      <w:r w:rsidRPr="00F8363D">
        <w:rPr>
          <w:i/>
          <w:iCs/>
          <w:lang w:val="it-IT"/>
        </w:rPr>
        <w:t>10</w:t>
      </w:r>
      <w:r w:rsidRPr="00F8363D">
        <w:rPr>
          <w:lang w:val="it-IT"/>
        </w:rPr>
        <w:t xml:space="preserve">(1), 39. </w:t>
      </w:r>
      <w:hyperlink r:id="rId38" w:history="1">
        <w:r w:rsidRPr="00F8363D">
          <w:rPr>
            <w:rStyle w:val="Hyperlink"/>
            <w:lang w:val="it-IT"/>
          </w:rPr>
          <w:t>https://doi.org/10.1186/s13643-020-01542-z</w:t>
        </w:r>
      </w:hyperlink>
    </w:p>
    <w:p w14:paraId="3B02E6F5" w14:textId="77777777" w:rsidR="003C2EE5" w:rsidRPr="003C2EE5" w:rsidRDefault="003C2EE5" w:rsidP="002D5C7F">
      <w:pPr>
        <w:pStyle w:val="Bibliography"/>
        <w:rPr>
          <w:lang w:val="en-GB"/>
        </w:rPr>
      </w:pPr>
      <w:r w:rsidRPr="00F8363D">
        <w:rPr>
          <w:lang w:val="it-IT"/>
        </w:rPr>
        <w:t xml:space="preserve">Rivero-Santana, A., Perestelo-Perez, L., Alvarez-Perez, Y., Ramos-Garcia, V., Duarte-Diaz, A., Linertova, R., Garcia-Perez, L., &amp; Serrano-Aguilar, P. (2021). </w:t>
      </w:r>
      <w:r w:rsidRPr="003C2EE5">
        <w:rPr>
          <w:lang w:val="en-GB"/>
        </w:rPr>
        <w:t xml:space="preserve">Stepped care for the treatment of depression: A systematic review and meta-analysis. </w:t>
      </w:r>
      <w:r w:rsidRPr="003C2EE5">
        <w:rPr>
          <w:i/>
          <w:iCs/>
          <w:lang w:val="en-GB"/>
        </w:rPr>
        <w:t>Journal of Affective Disorders</w:t>
      </w:r>
      <w:r w:rsidRPr="003C2EE5">
        <w:rPr>
          <w:lang w:val="en-GB"/>
        </w:rPr>
        <w:t xml:space="preserve">, </w:t>
      </w:r>
      <w:r w:rsidRPr="003C2EE5">
        <w:rPr>
          <w:i/>
          <w:iCs/>
          <w:lang w:val="en-GB"/>
        </w:rPr>
        <w:t>294</w:t>
      </w:r>
      <w:r w:rsidRPr="003C2EE5">
        <w:rPr>
          <w:lang w:val="en-GB"/>
        </w:rPr>
        <w:t xml:space="preserve">, 391–409. </w:t>
      </w:r>
      <w:hyperlink r:id="rId39" w:history="1">
        <w:r w:rsidRPr="003C2EE5">
          <w:rPr>
            <w:rStyle w:val="Hyperlink"/>
            <w:lang w:val="en-GB"/>
          </w:rPr>
          <w:t>https://doi.org/10.1016/j.jad.2021.07.008</w:t>
        </w:r>
      </w:hyperlink>
    </w:p>
    <w:p w14:paraId="79631B8B" w14:textId="77777777" w:rsidR="003C2EE5" w:rsidRPr="003C2EE5" w:rsidRDefault="003C2EE5" w:rsidP="002D5C7F">
      <w:pPr>
        <w:pStyle w:val="Bibliography"/>
        <w:rPr>
          <w:lang w:val="en-GB"/>
        </w:rPr>
      </w:pPr>
      <w:r w:rsidRPr="003C2EE5">
        <w:rPr>
          <w:lang w:val="en-GB"/>
        </w:rPr>
        <w:t xml:space="preserve">Robinson, L., Delgadillo, J., &amp; Kellett, S. (2020). The dose-response effect in routinely delivered psychological therapies: A systematic review. </w:t>
      </w:r>
      <w:r w:rsidRPr="003C2EE5">
        <w:rPr>
          <w:i/>
          <w:iCs/>
          <w:lang w:val="en-GB"/>
        </w:rPr>
        <w:t>Psychotherapy Research</w:t>
      </w:r>
      <w:r w:rsidRPr="003C2EE5">
        <w:rPr>
          <w:lang w:val="en-GB"/>
        </w:rPr>
        <w:t xml:space="preserve">, </w:t>
      </w:r>
      <w:r w:rsidRPr="003C2EE5">
        <w:rPr>
          <w:i/>
          <w:iCs/>
          <w:lang w:val="en-GB"/>
        </w:rPr>
        <w:t>30</w:t>
      </w:r>
      <w:r w:rsidRPr="003C2EE5">
        <w:rPr>
          <w:lang w:val="en-GB"/>
        </w:rPr>
        <w:t xml:space="preserve">(1), 79–96. </w:t>
      </w:r>
      <w:hyperlink r:id="rId40" w:history="1">
        <w:r w:rsidRPr="003C2EE5">
          <w:rPr>
            <w:rStyle w:val="Hyperlink"/>
            <w:lang w:val="en-GB"/>
          </w:rPr>
          <w:t>https://doi.org/10.1080/10503307.2019.1566676</w:t>
        </w:r>
      </w:hyperlink>
    </w:p>
    <w:p w14:paraId="6A249BD4" w14:textId="77777777" w:rsidR="003C2EE5" w:rsidRPr="003C2EE5" w:rsidRDefault="003C2EE5" w:rsidP="002D5C7F">
      <w:pPr>
        <w:pStyle w:val="Bibliography"/>
        <w:rPr>
          <w:lang w:val="en-GB"/>
        </w:rPr>
      </w:pPr>
      <w:r w:rsidRPr="003C2EE5">
        <w:rPr>
          <w:lang w:val="en-GB"/>
        </w:rPr>
        <w:t xml:space="preserve">Schleider, J. L., Zapata, J. P., Rapoport, A., Wescott, A., Ghosh, A., Kaveladze, B., Szkody, E., &amp; Ahuvia, I. L. (2025). Single-Session Interventions for Mental Health Problems and Service Engagement: Umbrella Review of Systematic Reviews and Meta-Analyses. </w:t>
      </w:r>
      <w:r w:rsidRPr="003C2EE5">
        <w:rPr>
          <w:i/>
          <w:iCs/>
          <w:lang w:val="en-GB"/>
        </w:rPr>
        <w:t>Annual Review of Clinical Psychology</w:t>
      </w:r>
      <w:r w:rsidRPr="003C2EE5">
        <w:rPr>
          <w:lang w:val="en-GB"/>
        </w:rPr>
        <w:t xml:space="preserve">, </w:t>
      </w:r>
      <w:r w:rsidRPr="003C2EE5">
        <w:rPr>
          <w:i/>
          <w:iCs/>
          <w:lang w:val="en-GB"/>
        </w:rPr>
        <w:t>21</w:t>
      </w:r>
      <w:r w:rsidRPr="003C2EE5">
        <w:rPr>
          <w:lang w:val="en-GB"/>
        </w:rPr>
        <w:t xml:space="preserve">(1), 279–303. </w:t>
      </w:r>
      <w:hyperlink r:id="rId41" w:history="1">
        <w:r w:rsidRPr="003C2EE5">
          <w:rPr>
            <w:rStyle w:val="Hyperlink"/>
            <w:lang w:val="en-GB"/>
          </w:rPr>
          <w:t>https://doi.org/10.1146/annurev-clinpsy-081423-025033</w:t>
        </w:r>
      </w:hyperlink>
    </w:p>
    <w:p w14:paraId="197B096E" w14:textId="77777777" w:rsidR="003C2EE5" w:rsidRPr="003C2EE5" w:rsidRDefault="003C2EE5" w:rsidP="002D5C7F">
      <w:pPr>
        <w:pStyle w:val="Bibliography"/>
        <w:rPr>
          <w:lang w:val="en-GB"/>
        </w:rPr>
      </w:pPr>
      <w:r w:rsidRPr="003C2EE5">
        <w:rPr>
          <w:lang w:val="en-GB"/>
        </w:rPr>
        <w:t xml:space="preserve">Shea, B. J., Reeves, B. C., Wells, G., Thuku, M., Hamel, C., Moran, J., Moher, D., Tugwell, P., Welch, V., Kristjansson, E., &amp; Henry, D. A. (2017). AMSTAR 2: A critical appraisal tool for systematic reviews that include randomised or non-randomised studies of healthcare interventions, or both. </w:t>
      </w:r>
      <w:r w:rsidRPr="003C2EE5">
        <w:rPr>
          <w:i/>
          <w:iCs/>
          <w:lang w:val="en-GB"/>
        </w:rPr>
        <w:t>BMJ</w:t>
      </w:r>
      <w:r w:rsidRPr="003C2EE5">
        <w:rPr>
          <w:lang w:val="en-GB"/>
        </w:rPr>
        <w:t xml:space="preserve">, </w:t>
      </w:r>
      <w:r w:rsidRPr="003C2EE5">
        <w:rPr>
          <w:i/>
          <w:iCs/>
          <w:lang w:val="en-GB"/>
        </w:rPr>
        <w:t>358</w:t>
      </w:r>
      <w:r w:rsidRPr="003C2EE5">
        <w:rPr>
          <w:lang w:val="en-GB"/>
        </w:rPr>
        <w:t xml:space="preserve">, j4008. </w:t>
      </w:r>
      <w:hyperlink r:id="rId42" w:history="1">
        <w:r w:rsidRPr="003C2EE5">
          <w:rPr>
            <w:rStyle w:val="Hyperlink"/>
            <w:lang w:val="en-GB"/>
          </w:rPr>
          <w:t>https://doi.org/10.1136/bmj.j4008</w:t>
        </w:r>
      </w:hyperlink>
    </w:p>
    <w:p w14:paraId="20258CA4" w14:textId="77777777" w:rsidR="003C2EE5" w:rsidRPr="003C2EE5" w:rsidRDefault="003C2EE5" w:rsidP="002D5C7F">
      <w:pPr>
        <w:pStyle w:val="Bibliography"/>
        <w:rPr>
          <w:lang w:val="en-GB"/>
        </w:rPr>
      </w:pPr>
      <w:r w:rsidRPr="003C2EE5">
        <w:rPr>
          <w:lang w:val="en-GB"/>
        </w:rPr>
        <w:t xml:space="preserve">Singla, D. R., Kohrt, B. A., Murray, L. K., Anand, A., Chorpita, B. F., &amp; Patel, V. (2017). Psychological Treatments for the World: Lessons from Low- and Middle-Income Countries. </w:t>
      </w:r>
      <w:r w:rsidRPr="003C2EE5">
        <w:rPr>
          <w:i/>
          <w:iCs/>
          <w:lang w:val="en-GB"/>
        </w:rPr>
        <w:t>Annual Review of Clinical Psychology</w:t>
      </w:r>
      <w:r w:rsidRPr="003C2EE5">
        <w:rPr>
          <w:lang w:val="en-GB"/>
        </w:rPr>
        <w:t xml:space="preserve">, </w:t>
      </w:r>
      <w:r w:rsidRPr="003C2EE5">
        <w:rPr>
          <w:i/>
          <w:iCs/>
          <w:lang w:val="en-GB"/>
        </w:rPr>
        <w:t>13</w:t>
      </w:r>
      <w:r w:rsidRPr="003C2EE5">
        <w:rPr>
          <w:lang w:val="en-GB"/>
        </w:rPr>
        <w:t xml:space="preserve">, 149–181. </w:t>
      </w:r>
      <w:hyperlink r:id="rId43" w:history="1">
        <w:r w:rsidRPr="003C2EE5">
          <w:rPr>
            <w:rStyle w:val="Hyperlink"/>
            <w:lang w:val="en-GB"/>
          </w:rPr>
          <w:t>https://doi.org/10.1146/annurev-clinpsy-032816-045217</w:t>
        </w:r>
      </w:hyperlink>
    </w:p>
    <w:p w14:paraId="5B913496" w14:textId="77777777" w:rsidR="003C2EE5" w:rsidRPr="003C2EE5" w:rsidRDefault="003C2EE5" w:rsidP="002D5C7F">
      <w:pPr>
        <w:pStyle w:val="Bibliography"/>
        <w:rPr>
          <w:lang w:val="en-GB"/>
        </w:rPr>
      </w:pPr>
      <w:r w:rsidRPr="00F8363D">
        <w:rPr>
          <w:lang w:val="it-IT"/>
        </w:rPr>
        <w:t xml:space="preserve">Singla, D. R., Raviola, G., &amp; Patel, V. (2018). </w:t>
      </w:r>
      <w:r w:rsidRPr="003C2EE5">
        <w:rPr>
          <w:lang w:val="en-GB"/>
        </w:rPr>
        <w:t xml:space="preserve">Scaling up psychological treatments for common mental disorders: A call to action. </w:t>
      </w:r>
      <w:r w:rsidRPr="003C2EE5">
        <w:rPr>
          <w:i/>
          <w:iCs/>
          <w:lang w:val="en-GB"/>
        </w:rPr>
        <w:t>World Psychiatry</w:t>
      </w:r>
      <w:r w:rsidRPr="003C2EE5">
        <w:rPr>
          <w:lang w:val="en-GB"/>
        </w:rPr>
        <w:t xml:space="preserve">, </w:t>
      </w:r>
      <w:r w:rsidRPr="003C2EE5">
        <w:rPr>
          <w:i/>
          <w:iCs/>
          <w:lang w:val="en-GB"/>
        </w:rPr>
        <w:t>17</w:t>
      </w:r>
      <w:r w:rsidRPr="003C2EE5">
        <w:rPr>
          <w:lang w:val="en-GB"/>
        </w:rPr>
        <w:t xml:space="preserve">(2), 226–227. </w:t>
      </w:r>
      <w:hyperlink r:id="rId44" w:history="1">
        <w:r w:rsidRPr="003C2EE5">
          <w:rPr>
            <w:rStyle w:val="Hyperlink"/>
            <w:lang w:val="en-GB"/>
          </w:rPr>
          <w:t>https://doi.org/10.1002/wps.20532</w:t>
        </w:r>
      </w:hyperlink>
    </w:p>
    <w:p w14:paraId="6C9B437E" w14:textId="77777777" w:rsidR="003C2EE5" w:rsidRPr="003C2EE5" w:rsidRDefault="003C2EE5" w:rsidP="002D5C7F">
      <w:pPr>
        <w:pStyle w:val="Bibliography"/>
        <w:rPr>
          <w:lang w:val="en-GB"/>
        </w:rPr>
      </w:pPr>
      <w:r w:rsidRPr="003C2EE5">
        <w:rPr>
          <w:lang w:val="en-GB"/>
        </w:rPr>
        <w:t xml:space="preserve">Stevens, A., Garritty, C., Hersi, M., &amp; Moher, D. (2024). PRISMA-RR: a reporting guideline for rapid reviews of healthcare research (extension of PRISMA 2020). </w:t>
      </w:r>
      <w:r w:rsidRPr="003C2EE5">
        <w:rPr>
          <w:i/>
          <w:iCs/>
          <w:lang w:val="en-GB"/>
        </w:rPr>
        <w:t>Journal of Clinical Epidemiology</w:t>
      </w:r>
      <w:r w:rsidRPr="003C2EE5">
        <w:rPr>
          <w:lang w:val="en-GB"/>
        </w:rPr>
        <w:t>.</w:t>
      </w:r>
    </w:p>
    <w:p w14:paraId="1B793349" w14:textId="77777777" w:rsidR="003C2EE5" w:rsidRPr="003C2EE5" w:rsidRDefault="003C2EE5" w:rsidP="002D5C7F">
      <w:pPr>
        <w:pStyle w:val="Bibliography"/>
        <w:rPr>
          <w:lang w:val="en-GB"/>
        </w:rPr>
      </w:pPr>
      <w:r w:rsidRPr="003C2EE5">
        <w:rPr>
          <w:lang w:val="en-GB"/>
        </w:rPr>
        <w:t xml:space="preserve">Thomas, J., Graziosi, S., Brunton, J., Ghouze, Z., O’Driscoll, P., Bond, M., &amp; Koryakina, A. (2023). </w:t>
      </w:r>
      <w:r w:rsidRPr="003C2EE5">
        <w:rPr>
          <w:i/>
          <w:iCs/>
          <w:lang w:val="en-GB"/>
        </w:rPr>
        <w:t>EPPI-Reviewer: Advanced software for systematic reviews, maps and evidence synthesis</w:t>
      </w:r>
      <w:r w:rsidRPr="003C2EE5">
        <w:rPr>
          <w:lang w:val="en-GB"/>
        </w:rPr>
        <w:t xml:space="preserve">. EPPI Centre, UCL Social Research Institute, University College London. </w:t>
      </w:r>
      <w:hyperlink r:id="rId45" w:history="1">
        <w:r w:rsidRPr="003C2EE5">
          <w:rPr>
            <w:rStyle w:val="Hyperlink"/>
            <w:lang w:val="en-GB"/>
          </w:rPr>
          <w:t>https://eppi.ioe.ac.uk/cms/er4/</w:t>
        </w:r>
      </w:hyperlink>
    </w:p>
    <w:p w14:paraId="13B12A66" w14:textId="77777777" w:rsidR="003C2EE5" w:rsidRPr="003C2EE5" w:rsidRDefault="003C2EE5" w:rsidP="002D5C7F">
      <w:pPr>
        <w:pStyle w:val="Bibliography"/>
        <w:rPr>
          <w:lang w:val="en-GB"/>
        </w:rPr>
      </w:pPr>
      <w:r w:rsidRPr="003C2EE5">
        <w:rPr>
          <w:lang w:val="en-GB"/>
        </w:rPr>
        <w:t xml:space="preserve">Tong, L., Panagiotopoulou, O.-M., Cuijpers, P., &amp; Karyotaki, E. (2024). The effectiveness of self-guided interventions in adults with depressive symptoms: A systematic review and meta-analysis. </w:t>
      </w:r>
      <w:r w:rsidRPr="003C2EE5">
        <w:rPr>
          <w:i/>
          <w:iCs/>
          <w:lang w:val="en-GB"/>
        </w:rPr>
        <w:t>eBioMedicine</w:t>
      </w:r>
      <w:r w:rsidRPr="003C2EE5">
        <w:rPr>
          <w:lang w:val="en-GB"/>
        </w:rPr>
        <w:t xml:space="preserve">, </w:t>
      </w:r>
      <w:r w:rsidRPr="003C2EE5">
        <w:rPr>
          <w:i/>
          <w:iCs/>
          <w:lang w:val="en-GB"/>
        </w:rPr>
        <w:t>105</w:t>
      </w:r>
      <w:r w:rsidRPr="003C2EE5">
        <w:rPr>
          <w:lang w:val="en-GB"/>
        </w:rPr>
        <w:t xml:space="preserve">, 105208. </w:t>
      </w:r>
      <w:hyperlink r:id="rId46" w:history="1">
        <w:r w:rsidRPr="003C2EE5">
          <w:rPr>
            <w:rStyle w:val="Hyperlink"/>
            <w:lang w:val="en-GB"/>
          </w:rPr>
          <w:t>https://doi.org/10.1016/j.ebiom.2024.105208</w:t>
        </w:r>
      </w:hyperlink>
    </w:p>
    <w:p w14:paraId="0EB44B59" w14:textId="77777777" w:rsidR="003C2EE5" w:rsidRPr="003C2EE5" w:rsidRDefault="003C2EE5" w:rsidP="002D5C7F">
      <w:pPr>
        <w:pStyle w:val="Bibliography"/>
        <w:rPr>
          <w:lang w:val="en-GB"/>
        </w:rPr>
      </w:pPr>
      <w:r w:rsidRPr="003C2EE5">
        <w:rPr>
          <w:lang w:val="en-GB"/>
        </w:rPr>
        <w:lastRenderedPageBreak/>
        <w:t xml:space="preserve">van Ginneken, N., Chin, W. Y., Lim, Y. C., Ussif, A., Singh, R., Shahmalak, U., Purgato, M., Rojas-García, A., Uphoff, E., McMullen, S., Foss, H. S., Thapa Pachya, A., Rashidian, L., Borghesani, A., Henschke, N., Chong, L.-Y., &amp; Lewin, S. (2021). Primary-level worker interventions for the care of people living with mental disorders and distress in low- and middle-income countries. </w:t>
      </w:r>
      <w:r w:rsidRPr="003C2EE5">
        <w:rPr>
          <w:i/>
          <w:iCs/>
          <w:lang w:val="en-GB"/>
        </w:rPr>
        <w:t>Cochrane Database of Systematic Reviews</w:t>
      </w:r>
      <w:r w:rsidRPr="003C2EE5">
        <w:rPr>
          <w:lang w:val="en-GB"/>
        </w:rPr>
        <w:t xml:space="preserve">, (8), CD009149. </w:t>
      </w:r>
      <w:hyperlink r:id="rId47" w:history="1">
        <w:r w:rsidRPr="003C2EE5">
          <w:rPr>
            <w:rStyle w:val="Hyperlink"/>
            <w:lang w:val="en-GB"/>
          </w:rPr>
          <w:t>https://doi.org/10.1002/14651858.CD009149.pub3</w:t>
        </w:r>
      </w:hyperlink>
    </w:p>
    <w:p w14:paraId="35BB42F7" w14:textId="77777777" w:rsidR="003C2EE5" w:rsidRPr="00D859FC" w:rsidRDefault="003C2EE5" w:rsidP="002D5C7F">
      <w:pPr>
        <w:pStyle w:val="Bibliography"/>
        <w:rPr>
          <w:lang w:val="it-IT"/>
        </w:rPr>
      </w:pPr>
      <w:r w:rsidRPr="003C2EE5">
        <w:rPr>
          <w:lang w:val="en-GB"/>
        </w:rPr>
        <w:t xml:space="preserve">van Straten, A., Hill, J., Richards, D. A., &amp; Cuijpers, P. (2015). Stepped care treatment delivery for depression: A systematic review and meta-analysis. </w:t>
      </w:r>
      <w:r w:rsidRPr="00D859FC">
        <w:rPr>
          <w:i/>
          <w:iCs/>
          <w:lang w:val="it-IT"/>
        </w:rPr>
        <w:t>Psychological Medicine</w:t>
      </w:r>
      <w:r w:rsidRPr="00D859FC">
        <w:rPr>
          <w:lang w:val="it-IT"/>
        </w:rPr>
        <w:t xml:space="preserve">, </w:t>
      </w:r>
      <w:r w:rsidRPr="00D859FC">
        <w:rPr>
          <w:i/>
          <w:iCs/>
          <w:lang w:val="it-IT"/>
        </w:rPr>
        <w:t>45</w:t>
      </w:r>
      <w:r w:rsidRPr="00D859FC">
        <w:rPr>
          <w:lang w:val="it-IT"/>
        </w:rPr>
        <w:t xml:space="preserve">(2), 231–246. </w:t>
      </w:r>
      <w:hyperlink r:id="rId48" w:history="1">
        <w:r w:rsidRPr="00D859FC">
          <w:rPr>
            <w:rStyle w:val="Hyperlink"/>
            <w:lang w:val="it-IT"/>
          </w:rPr>
          <w:t>https://doi.org/10.1017/S0033291714000701</w:t>
        </w:r>
      </w:hyperlink>
    </w:p>
    <w:p w14:paraId="6C04C8F5" w14:textId="77777777" w:rsidR="003C2EE5" w:rsidRPr="003C2EE5" w:rsidRDefault="003C2EE5" w:rsidP="002D5C7F">
      <w:pPr>
        <w:pStyle w:val="Bibliography"/>
        <w:rPr>
          <w:lang w:val="en-GB"/>
        </w:rPr>
      </w:pPr>
      <w:r w:rsidRPr="00D859FC">
        <w:rPr>
          <w:lang w:val="it-IT"/>
        </w:rPr>
        <w:t xml:space="preserve">Vilagut, G., Forero, C. G., Barbaglia, G., &amp; Alonso, J. (2016). </w:t>
      </w:r>
      <w:r w:rsidRPr="003C2EE5">
        <w:rPr>
          <w:lang w:val="en-GB"/>
        </w:rPr>
        <w:t xml:space="preserve">Screening for depression in the general population with the Center for Epidemiologic Studies Depression (CES-D): A systematic review with meta-analysis. </w:t>
      </w:r>
      <w:r w:rsidRPr="003C2EE5">
        <w:rPr>
          <w:i/>
          <w:iCs/>
          <w:lang w:val="en-GB"/>
        </w:rPr>
        <w:t>PLOS ONE</w:t>
      </w:r>
      <w:r w:rsidRPr="003C2EE5">
        <w:rPr>
          <w:lang w:val="en-GB"/>
        </w:rPr>
        <w:t xml:space="preserve">, </w:t>
      </w:r>
      <w:r w:rsidRPr="003C2EE5">
        <w:rPr>
          <w:i/>
          <w:iCs/>
          <w:lang w:val="en-GB"/>
        </w:rPr>
        <w:t>11</w:t>
      </w:r>
      <w:r w:rsidRPr="003C2EE5">
        <w:rPr>
          <w:lang w:val="en-GB"/>
        </w:rPr>
        <w:t xml:space="preserve">(5), e0155431. </w:t>
      </w:r>
      <w:hyperlink r:id="rId49" w:history="1">
        <w:r w:rsidRPr="003C2EE5">
          <w:rPr>
            <w:rStyle w:val="Hyperlink"/>
            <w:lang w:val="en-GB"/>
          </w:rPr>
          <w:t>https://doi.org/10.1371/journal.pone.0155431</w:t>
        </w:r>
      </w:hyperlink>
    </w:p>
    <w:p w14:paraId="0E9E46EF" w14:textId="77777777" w:rsidR="003C2EE5" w:rsidRPr="003C2EE5" w:rsidRDefault="003C2EE5" w:rsidP="002D5C7F">
      <w:pPr>
        <w:pStyle w:val="Bibliography"/>
        <w:rPr>
          <w:lang w:val="en-GB"/>
        </w:rPr>
      </w:pPr>
      <w:r w:rsidRPr="003C2EE5">
        <w:rPr>
          <w:lang w:val="en-GB"/>
        </w:rPr>
        <w:t xml:space="preserve">Wagenaar, B. H., Hammett, W. H., Jackson, C., Atkins, D. L., Belus, J. M., &amp; Kemp, C. G. (2020). Implementation outcomes and strategies for depression interventions in low- and middle-income countries: A systematic review. </w:t>
      </w:r>
      <w:r w:rsidRPr="003C2EE5">
        <w:rPr>
          <w:i/>
          <w:iCs/>
          <w:lang w:val="en-GB"/>
        </w:rPr>
        <w:t>Global Mental Health</w:t>
      </w:r>
      <w:r w:rsidRPr="003C2EE5">
        <w:rPr>
          <w:lang w:val="en-GB"/>
        </w:rPr>
        <w:t xml:space="preserve">, </w:t>
      </w:r>
      <w:r w:rsidRPr="003C2EE5">
        <w:rPr>
          <w:i/>
          <w:iCs/>
          <w:lang w:val="en-GB"/>
        </w:rPr>
        <w:t>7</w:t>
      </w:r>
      <w:r w:rsidRPr="003C2EE5">
        <w:rPr>
          <w:lang w:val="en-GB"/>
        </w:rPr>
        <w:t xml:space="preserve">, e7. </w:t>
      </w:r>
      <w:hyperlink r:id="rId50" w:history="1">
        <w:r w:rsidRPr="003C2EE5">
          <w:rPr>
            <w:rStyle w:val="Hyperlink"/>
            <w:lang w:val="en-GB"/>
          </w:rPr>
          <w:t>https://doi.org/10.1017/gmh.2020.1</w:t>
        </w:r>
      </w:hyperlink>
    </w:p>
    <w:p w14:paraId="6913EFE6" w14:textId="77777777" w:rsidR="003C2EE5" w:rsidRPr="003C2EE5" w:rsidRDefault="003C2EE5" w:rsidP="002D5C7F">
      <w:pPr>
        <w:pStyle w:val="Bibliography"/>
        <w:rPr>
          <w:lang w:val="en-GB"/>
        </w:rPr>
      </w:pPr>
      <w:r w:rsidRPr="003C2EE5">
        <w:rPr>
          <w:lang w:val="en-GB"/>
        </w:rPr>
        <w:t xml:space="preserve">Wijekoon Mudiyanselage, K. W., De Santis, K. K., Jörg, F., Saleem, M., Stewart, R., Zeeb, H., &amp; Busse, H. (2024). The effectiveness of mental health interventions involving non-specialists and digital technology in low- and middle-income countries – a systematic review. </w:t>
      </w:r>
      <w:r w:rsidRPr="003C2EE5">
        <w:rPr>
          <w:i/>
          <w:iCs/>
          <w:lang w:val="en-GB"/>
        </w:rPr>
        <w:t>BMC Public Health</w:t>
      </w:r>
      <w:r w:rsidRPr="003C2EE5">
        <w:rPr>
          <w:lang w:val="en-GB"/>
        </w:rPr>
        <w:t xml:space="preserve">, </w:t>
      </w:r>
      <w:r w:rsidRPr="003C2EE5">
        <w:rPr>
          <w:i/>
          <w:iCs/>
          <w:lang w:val="en-GB"/>
        </w:rPr>
        <w:t>24</w:t>
      </w:r>
      <w:r w:rsidRPr="003C2EE5">
        <w:rPr>
          <w:lang w:val="en-GB"/>
        </w:rPr>
        <w:t xml:space="preserve">(1), 77. </w:t>
      </w:r>
      <w:hyperlink r:id="rId51" w:history="1">
        <w:r w:rsidRPr="003C2EE5">
          <w:rPr>
            <w:rStyle w:val="Hyperlink"/>
            <w:lang w:val="en-GB"/>
          </w:rPr>
          <w:t>https://doi.org/10.1186/s12889-023-17417-6</w:t>
        </w:r>
      </w:hyperlink>
    </w:p>
    <w:p w14:paraId="3CE749C9" w14:textId="4346AF37" w:rsidR="003C2EE5" w:rsidRPr="003C2EE5" w:rsidRDefault="003C2EE5" w:rsidP="002D5C7F">
      <w:pPr>
        <w:pStyle w:val="Bibliography"/>
        <w:rPr>
          <w:lang w:val="en-GB"/>
        </w:rPr>
      </w:pPr>
      <w:r w:rsidRPr="003C2EE5">
        <w:rPr>
          <w:lang w:val="en-GB"/>
        </w:rPr>
        <w:t xml:space="preserve">World Health Organization. (2008). </w:t>
      </w:r>
      <w:r w:rsidRPr="003C2EE5">
        <w:rPr>
          <w:i/>
          <w:iCs/>
          <w:lang w:val="en-GB"/>
        </w:rPr>
        <w:t>mhGAP: Mental Health Gap Action Programme Scaling Up Care for Mental, Neurological, and Substance Use Disorders</w:t>
      </w:r>
      <w:r w:rsidRPr="003C2EE5">
        <w:rPr>
          <w:lang w:val="en-GB"/>
        </w:rPr>
        <w:t xml:space="preserve">. World Health Organization. </w:t>
      </w:r>
      <w:hyperlink r:id="rId52" w:history="1">
        <w:r w:rsidRPr="003C2EE5">
          <w:rPr>
            <w:rStyle w:val="Hyperlink"/>
            <w:lang w:val="en-GB"/>
          </w:rPr>
          <w:t>https://www.who.int/publications/i/item/9789241596206</w:t>
        </w:r>
      </w:hyperlink>
    </w:p>
    <w:p w14:paraId="100667D5" w14:textId="77777777" w:rsidR="003C2EE5" w:rsidRDefault="003C2EE5" w:rsidP="002D5C7F">
      <w:pPr>
        <w:pStyle w:val="Bibliography"/>
      </w:pPr>
      <w:r w:rsidRPr="003C2EE5">
        <w:rPr>
          <w:lang w:val="en-GB"/>
        </w:rPr>
        <w:t xml:space="preserve">Zimmerman, M., Martinez, J. H., Young, D., Chelminski, I., &amp; Dalrymple, K. (2013). Severity classification on the Hamilton Depression Rating Scale. </w:t>
      </w:r>
      <w:r w:rsidRPr="003C2EE5">
        <w:rPr>
          <w:i/>
          <w:iCs/>
          <w:lang w:val="en-GB"/>
        </w:rPr>
        <w:t>Journal of Affective Disorders</w:t>
      </w:r>
      <w:r w:rsidRPr="003C2EE5">
        <w:rPr>
          <w:lang w:val="en-GB"/>
        </w:rPr>
        <w:t xml:space="preserve">, </w:t>
      </w:r>
      <w:r w:rsidRPr="003C2EE5">
        <w:rPr>
          <w:i/>
          <w:iCs/>
          <w:lang w:val="en-GB"/>
        </w:rPr>
        <w:t>150</w:t>
      </w:r>
      <w:r w:rsidRPr="003C2EE5">
        <w:rPr>
          <w:lang w:val="en-GB"/>
        </w:rPr>
        <w:t xml:space="preserve">(2), 384–388. </w:t>
      </w:r>
      <w:hyperlink r:id="rId53" w:history="1">
        <w:r w:rsidRPr="003C2EE5">
          <w:rPr>
            <w:rStyle w:val="Hyperlink"/>
            <w:lang w:val="en-GB"/>
          </w:rPr>
          <w:t>https://doi.org/10.1016/j.jad.2013.04.028</w:t>
        </w:r>
      </w:hyperlink>
    </w:p>
    <w:p w14:paraId="3EF866E7" w14:textId="77777777" w:rsidR="00500E64" w:rsidRDefault="00500E64" w:rsidP="002D5C7F">
      <w:pPr>
        <w:pStyle w:val="Bibliography"/>
        <w:rPr>
          <w:lang w:val="en-GB"/>
        </w:rPr>
        <w:sectPr w:rsidR="00500E64">
          <w:footnotePr>
            <w:numRestart w:val="eachSect"/>
          </w:footnotePr>
          <w:pgSz w:w="12240" w:h="15840"/>
          <w:pgMar w:top="1440" w:right="1440" w:bottom="1440" w:left="1440" w:header="720" w:footer="720" w:gutter="0"/>
          <w:cols w:space="720"/>
        </w:sectPr>
      </w:pPr>
    </w:p>
    <w:p w14:paraId="17C10159" w14:textId="77777777" w:rsidR="006430F9" w:rsidRPr="003C2EE5" w:rsidRDefault="006430F9" w:rsidP="002D5C7F">
      <w:pPr>
        <w:pStyle w:val="Bibliography"/>
        <w:rPr>
          <w:lang w:val="en-GB"/>
        </w:rPr>
      </w:pPr>
    </w:p>
    <w:p w14:paraId="60003953" w14:textId="0849CA02" w:rsidR="00D16BED" w:rsidRDefault="00155271" w:rsidP="002D5C7F">
      <w:pPr>
        <w:pStyle w:val="Heading1"/>
      </w:pPr>
      <w:bookmarkStart w:id="185" w:name="AppendixA"/>
      <w:bookmarkStart w:id="186" w:name="_Toc233231855"/>
      <w:bookmarkStart w:id="187" w:name="sec-rq-full"/>
      <w:bookmarkEnd w:id="182"/>
      <w:bookmarkEnd w:id="183"/>
      <w:bookmarkEnd w:id="184"/>
      <w:r>
        <w:t>Appendix A</w:t>
      </w:r>
      <w:bookmarkEnd w:id="185"/>
      <w:r>
        <w:t>: Full text of research questions</w:t>
      </w:r>
      <w:bookmarkEnd w:id="186"/>
    </w:p>
    <w:p w14:paraId="1C345B78" w14:textId="77777777" w:rsidR="00D16BED" w:rsidRPr="00BA1FC0" w:rsidRDefault="00155271" w:rsidP="002D5C7F">
      <w:pPr>
        <w:pStyle w:val="FirstParagraph"/>
      </w:pPr>
      <w:r w:rsidRPr="00BA1FC0">
        <w:rPr>
          <w:b/>
        </w:rPr>
        <w:t>RQ1.</w:t>
      </w:r>
      <w:r w:rsidRPr="00BA1FC0">
        <w:t xml:space="preserve"> What are the primary biological, psychosocial, economic, and contextual drivers of depression in the target population group (adults with depression), as reported in existing research on similar contexts (e.g., LMICs with comparable demographic and socioeconomic profiles)?</w:t>
      </w:r>
    </w:p>
    <w:p w14:paraId="0510E532" w14:textId="77777777" w:rsidR="00D16BED" w:rsidRPr="00BA1FC0" w:rsidRDefault="00155271" w:rsidP="002D5C7F">
      <w:pPr>
        <w:pStyle w:val="BodyText"/>
      </w:pPr>
      <w:r w:rsidRPr="00BA1FC0">
        <w:rPr>
          <w:b/>
        </w:rPr>
        <w:t>RQ2.</w:t>
      </w:r>
      <w:r w:rsidRPr="00BA1FC0">
        <w:t xml:space="preserve"> Which low-intensity, task-shifted, group-based depression interventions have been employed in LMIC and comparable settings in high-income settings to address these drivers, and what evidence exists regarding their theoretical rationale, feasibility, and short/medium/long term clinical outcomes?</w:t>
      </w:r>
    </w:p>
    <w:p w14:paraId="40D307D5" w14:textId="77777777" w:rsidR="00D16BED" w:rsidRPr="00BA1FC0" w:rsidRDefault="00155271" w:rsidP="002D5C7F">
      <w:pPr>
        <w:pStyle w:val="BodyText"/>
      </w:pPr>
      <w:r w:rsidRPr="00BA1FC0">
        <w:rPr>
          <w:b/>
        </w:rPr>
        <w:t>RQ3.</w:t>
      </w:r>
      <w:r w:rsidRPr="00BA1FC0">
        <w:t xml:space="preserve"> Which clinical, delivery, and cost-relevant parameters most strongly determine the scalability of low-intensity, task-shifted, group-based depression interventions in LMIC and comparable settings?</w:t>
      </w:r>
    </w:p>
    <w:p w14:paraId="6BC64B8D" w14:textId="77777777" w:rsidR="00D16BED" w:rsidRPr="00BA1FC0" w:rsidRDefault="00155271" w:rsidP="002D5C7F">
      <w:pPr>
        <w:pStyle w:val="BodyText"/>
      </w:pPr>
      <w:r w:rsidRPr="00BA1FC0">
        <w:rPr>
          <w:b/>
        </w:rPr>
        <w:t>RQ4.</w:t>
      </w:r>
      <w:r w:rsidRPr="00BA1FC0">
        <w:t xml:space="preserve"> What levels of facilitator training, supervision, and clinical background are associated with acceptable outcomes in scalable group-based depression models in LMICs?</w:t>
      </w:r>
    </w:p>
    <w:p w14:paraId="2AEBA0A2" w14:textId="77777777" w:rsidR="00D16BED" w:rsidRPr="00BA1FC0" w:rsidRDefault="00155271" w:rsidP="002D5C7F">
      <w:pPr>
        <w:pStyle w:val="BodyText"/>
      </w:pPr>
      <w:r w:rsidRPr="00BA1FC0">
        <w:rPr>
          <w:b/>
        </w:rPr>
        <w:t>RQ5.</w:t>
      </w:r>
      <w:r w:rsidRPr="00BA1FC0">
        <w:t xml:space="preserve"> Among low-intensity, task-shifted, group-based depression interventions in LMIC and comparable settings, which therapeutic components (e.g., psychoeducation, problem-solving, peer support) are consistently associated with clinically meaningful symptom improvement?</w:t>
      </w:r>
    </w:p>
    <w:p w14:paraId="4B8AB758" w14:textId="4EA1539F" w:rsidR="00D16BED" w:rsidRPr="00BA1FC0" w:rsidRDefault="00155271" w:rsidP="002D5C7F">
      <w:pPr>
        <w:pStyle w:val="BodyText"/>
      </w:pPr>
      <w:r w:rsidRPr="00BA1FC0">
        <w:rPr>
          <w:b/>
        </w:rPr>
        <w:t>RQ6.</w:t>
      </w:r>
      <w:r w:rsidRPr="00BA1FC0">
        <w:t xml:space="preserve"> Among low-intensity, task-shifted, group-based depression interventions in LMIC and comparable settings, which commonly included components show limited or inconsistent contribution to outcomes and can therefore be excluded or </w:t>
      </w:r>
      <w:r w:rsidR="00CE548C" w:rsidRPr="00BA1FC0">
        <w:t>deprioritized</w:t>
      </w:r>
      <w:r w:rsidRPr="00BA1FC0">
        <w:t xml:space="preserve"> in an Ultra-Low-Cost Model without materially reducing expected clinical effect?</w:t>
      </w:r>
    </w:p>
    <w:p w14:paraId="06B718EC" w14:textId="77777777" w:rsidR="00D16BED" w:rsidRPr="00BA1FC0" w:rsidRDefault="00155271" w:rsidP="002D5C7F">
      <w:pPr>
        <w:pStyle w:val="BodyText"/>
      </w:pPr>
      <w:r w:rsidRPr="00BA1FC0">
        <w:rPr>
          <w:b/>
        </w:rPr>
        <w:t>RQ7.</w:t>
      </w:r>
      <w:r w:rsidRPr="00BA1FC0">
        <w:t xml:space="preserve"> What is the minimum viable dose (session length × number of sessions) for short-term depression symptom reduction in low-resource, task-shifted settings, stratified by baseline severity at enrolment (mild, moderate, severe), and at what point does further simplification reduce effectiveness?</w:t>
      </w:r>
    </w:p>
    <w:p w14:paraId="03C779FE" w14:textId="77777777" w:rsidR="00D16BED" w:rsidRPr="00BA1FC0" w:rsidRDefault="00155271" w:rsidP="002D5C7F">
      <w:pPr>
        <w:pStyle w:val="BodyText"/>
      </w:pPr>
      <w:r w:rsidRPr="00BA1FC0">
        <w:rPr>
          <w:b/>
        </w:rPr>
        <w:t>RQ8.</w:t>
      </w:r>
      <w:r w:rsidRPr="00BA1FC0">
        <w:t xml:space="preserve"> Do low-intensity interventions seem to only work in the short term but not in the longer term? Do they work through different mechanisms — e.g., provide immediate symptom relief but not build skills to address future challenges?</w:t>
      </w:r>
    </w:p>
    <w:p w14:paraId="7D3C62D7" w14:textId="77777777" w:rsidR="00D16BED" w:rsidRPr="00BA1FC0" w:rsidRDefault="00155271" w:rsidP="002D5C7F">
      <w:pPr>
        <w:pStyle w:val="BodyText"/>
      </w:pPr>
      <w:r w:rsidRPr="00BA1FC0">
        <w:rPr>
          <w:b/>
        </w:rPr>
        <w:t>RQ9.</w:t>
      </w:r>
      <w:r w:rsidRPr="00BA1FC0">
        <w:t xml:space="preserve"> Under what conditions — including population characteristics, baseline depression severity, psychiatric history, and delivery format — are single-session interventions clinically appropriate compared to brief multi-session models, and what evidence supports tailoring intervention dose or format according to baseline severity in low-intensity care settings?</w:t>
      </w:r>
    </w:p>
    <w:p w14:paraId="4507CC55" w14:textId="77777777" w:rsidR="00D16BED" w:rsidRPr="00BA1FC0" w:rsidRDefault="00155271" w:rsidP="002D5C7F">
      <w:pPr>
        <w:pStyle w:val="BodyText"/>
      </w:pPr>
      <w:r w:rsidRPr="00BA1FC0">
        <w:rPr>
          <w:b/>
        </w:rPr>
        <w:t>RQ10.</w:t>
      </w:r>
      <w:r w:rsidRPr="00BA1FC0">
        <w:t xml:space="preserve"> What group size ranges are supported by the literature for group-based depression care without compromising clinical outcomes, participant engagement, or intervention fidelity, and where are the upper thresholds beyond which effectiveness or feasibility begins to decline?</w:t>
      </w:r>
    </w:p>
    <w:p w14:paraId="040C77A7" w14:textId="77777777" w:rsidR="00D16BED" w:rsidRPr="00BA1FC0" w:rsidRDefault="00155271" w:rsidP="002D5C7F">
      <w:pPr>
        <w:pStyle w:val="BodyText"/>
      </w:pPr>
      <w:r w:rsidRPr="00BA1FC0">
        <w:rPr>
          <w:b/>
        </w:rPr>
        <w:lastRenderedPageBreak/>
        <w:t>RQ11.</w:t>
      </w:r>
      <w:r w:rsidRPr="00BA1FC0">
        <w:t xml:space="preserve"> What is the evidence on spillover effects of brief or light-touch interventions (e.g., psychoeducation, single-session interventions) delivered to general populations, including individuals without depression?</w:t>
      </w:r>
    </w:p>
    <w:p w14:paraId="379343E1" w14:textId="77777777" w:rsidR="00D16BED" w:rsidRPr="00BA1FC0" w:rsidRDefault="00155271" w:rsidP="002D5C7F">
      <w:pPr>
        <w:pStyle w:val="BodyText"/>
      </w:pPr>
      <w:r w:rsidRPr="00BA1FC0">
        <w:rPr>
          <w:b/>
        </w:rPr>
        <w:t>RQ12.</w:t>
      </w:r>
      <w:r w:rsidRPr="00BA1FC0">
        <w:t xml:space="preserve"> What is the optimal design of a stepped care model for depression, with a brief/single-session intervention as the first step and a 6-week intervention as the second, including whether allocation should be universal or triaged (e.g., using PHQ-9 thresholds)?</w:t>
      </w:r>
    </w:p>
    <w:p w14:paraId="57568A31" w14:textId="61942E02" w:rsidR="00D16BED" w:rsidRPr="00BA1FC0" w:rsidRDefault="00155271" w:rsidP="002D5C7F">
      <w:pPr>
        <w:pStyle w:val="BodyText"/>
      </w:pPr>
      <w:r w:rsidRPr="00BA1FC0">
        <w:rPr>
          <w:b/>
        </w:rPr>
        <w:t>RQ13.</w:t>
      </w:r>
      <w:r w:rsidRPr="00BA1FC0">
        <w:t xml:space="preserve"> What level of clinical effectiveness can be achieved through non-specialist delivery models (e.g., lay-led, peer-led, or self-guided), and which HCD-informed design features are critical to maintaining outcomes while minimi</w:t>
      </w:r>
      <w:r w:rsidR="00867B51">
        <w:t>z</w:t>
      </w:r>
      <w:r w:rsidRPr="00BA1FC0">
        <w:t>ing cost and complexity?</w:t>
      </w:r>
    </w:p>
    <w:p w14:paraId="0B16900A" w14:textId="77777777" w:rsidR="00D16BED" w:rsidRPr="00BA1FC0" w:rsidRDefault="00155271" w:rsidP="002D5C7F">
      <w:pPr>
        <w:pStyle w:val="BodyText"/>
      </w:pPr>
      <w:r w:rsidRPr="00BA1FC0">
        <w:rPr>
          <w:b/>
        </w:rPr>
        <w:t>RQ14.</w:t>
      </w:r>
      <w:r w:rsidRPr="00BA1FC0">
        <w:t xml:space="preserve"> How does the therapeutic model (e.g., SSI vs MSI, active ingredients, session structure) influence the trajectory of clinical impact over time, including risk of short-term gains without sustained benefit?</w:t>
      </w:r>
    </w:p>
    <w:p w14:paraId="11ED378B" w14:textId="77777777" w:rsidR="00D16BED" w:rsidRPr="00BA1FC0" w:rsidRDefault="00155271" w:rsidP="002D5C7F">
      <w:pPr>
        <w:pStyle w:val="BodyText"/>
      </w:pPr>
      <w:r w:rsidRPr="00BA1FC0">
        <w:rPr>
          <w:b/>
        </w:rPr>
        <w:t>RQ15.</w:t>
      </w:r>
      <w:r w:rsidRPr="00BA1FC0">
        <w:t xml:space="preserve"> How do different therapeutic design choices (e.g., session length, group format, facilitator role, interactivity) influence participant engagement, adherence, and completion rates?</w:t>
      </w:r>
    </w:p>
    <w:p w14:paraId="704D09CA" w14:textId="77777777" w:rsidR="00D16BED" w:rsidRDefault="00155271" w:rsidP="002D5C7F">
      <w:pPr>
        <w:pStyle w:val="BodyText"/>
      </w:pPr>
      <w:r w:rsidRPr="00BA1FC0">
        <w:rPr>
          <w:b/>
        </w:rPr>
        <w:t>RQ16.</w:t>
      </w:r>
      <w:r w:rsidRPr="00BA1FC0">
        <w:t xml:space="preserve"> What are the key cost drivers, indicative cost-per-participant ranges, and relative cost differences across low-intensity intervention models (e.g., SSI, MSI, stepped care), and what cost–effectiveness trade-offs are associated with variations in core design parameters (e.g., dose, group size, facilitator model)?</w:t>
      </w:r>
    </w:p>
    <w:p w14:paraId="042B7C0B" w14:textId="57841F80" w:rsidR="00507621" w:rsidRDefault="00507621" w:rsidP="5921A26A">
      <w:pPr>
        <w:pStyle w:val="BodyText"/>
        <w:rPr>
          <w:ins w:id="188" w:author="M Zahin Shafiq" w:date="2026-07-09T13:55:00Z" w16du:dateUtc="2026-07-09T13:55:13Z"/>
        </w:rPr>
      </w:pPr>
      <w:r w:rsidRPr="22540D78">
        <w:rPr>
          <w:rFonts w:asciiTheme="minorHAnsi" w:eastAsiaTheme="minorEastAsia" w:hAnsiTheme="minorHAnsi" w:cstheme="minorBidi"/>
          <w:b/>
          <w:bCs/>
        </w:rPr>
        <w:t>RQ 17</w:t>
      </w:r>
      <w:r w:rsidRPr="22540D78">
        <w:rPr>
          <w:rFonts w:asciiTheme="minorHAnsi" w:eastAsiaTheme="minorEastAsia" w:hAnsiTheme="minorHAnsi" w:cstheme="minorBidi"/>
          <w:rPrChange w:id="189" w:author="M Zahin Shafiq" w:date="2026-07-09T13:51:00Z" w16du:dateUtc="2026-07-09T13:51:13Z">
            <w:rPr/>
          </w:rPrChange>
        </w:rPr>
        <w:t xml:space="preserve">. </w:t>
      </w:r>
      <w:r w:rsidR="1EBA43EC" w:rsidRPr="22540D78">
        <w:rPr>
          <w:rFonts w:asciiTheme="minorHAnsi" w:eastAsiaTheme="minorEastAsia" w:hAnsiTheme="minorHAnsi" w:cstheme="minorBidi"/>
        </w:rPr>
        <w:t>What</w:t>
      </w:r>
      <w:r w:rsidRPr="22540D78">
        <w:rPr>
          <w:rFonts w:asciiTheme="minorHAnsi" w:eastAsiaTheme="minorEastAsia" w:hAnsiTheme="minorHAnsi" w:cstheme="minorBidi"/>
          <w:rPrChange w:id="190" w:author="M Zahin Shafiq" w:date="2026-07-09T13:51:00Z" w16du:dateUtc="2026-07-09T13:51:13Z">
            <w:rPr>
              <w:rStyle w:val="cf01"/>
            </w:rPr>
          </w:rPrChange>
        </w:rPr>
        <w:t xml:space="preserve"> safety monitoring practices, adverse event procedures, and referral pathway designs have been used in lay-delivered brief psychological interventions in low-resource settings, and what evidence exists for their adequacy?</w:t>
      </w:r>
    </w:p>
    <w:p w14:paraId="708C6C12" w14:textId="29EF2DD9" w:rsidR="046C201B" w:rsidRDefault="046C201B" w:rsidP="22540D78">
      <w:pPr>
        <w:pStyle w:val="BodyText"/>
        <w:rPr>
          <w:rFonts w:asciiTheme="minorHAnsi" w:eastAsiaTheme="minorEastAsia" w:hAnsiTheme="minorHAnsi" w:cstheme="minorBidi"/>
        </w:rPr>
        <w:sectPr w:rsidR="046C201B">
          <w:footnotePr>
            <w:numRestart w:val="eachSect"/>
          </w:footnotePr>
          <w:pgSz w:w="12240" w:h="15840"/>
          <w:pgMar w:top="1440" w:right="1440" w:bottom="1440" w:left="1440" w:header="720" w:footer="720" w:gutter="0"/>
          <w:cols w:space="720"/>
        </w:sectPr>
      </w:pPr>
      <w:r w:rsidRPr="22540D78">
        <w:rPr>
          <w:rFonts w:asciiTheme="minorHAnsi" w:eastAsiaTheme="minorEastAsia" w:hAnsiTheme="minorHAnsi" w:cstheme="minorBidi"/>
          <w:b/>
          <w:bCs/>
        </w:rPr>
        <w:t>RQ 18</w:t>
      </w:r>
      <w:r w:rsidRPr="22540D78">
        <w:rPr>
          <w:rFonts w:asciiTheme="minorHAnsi" w:eastAsiaTheme="minorEastAsia" w:hAnsiTheme="minorHAnsi" w:cstheme="minorBidi"/>
        </w:rPr>
        <w:t xml:space="preserve">. </w:t>
      </w:r>
      <w:r>
        <w:t>What is the evidence on the validity and reliability of psychometric depression measurement tools in LMICs?</w:t>
      </w:r>
    </w:p>
    <w:p w14:paraId="750399AC" w14:textId="77777777" w:rsidR="00500E64" w:rsidRPr="00BA1FC0" w:rsidRDefault="00500E64" w:rsidP="002D5C7F">
      <w:pPr>
        <w:pStyle w:val="BodyText"/>
      </w:pPr>
    </w:p>
    <w:p w14:paraId="514C005C" w14:textId="22AF7227" w:rsidR="00D16BED" w:rsidRDefault="00155271" w:rsidP="002D5C7F">
      <w:pPr>
        <w:pStyle w:val="Heading1"/>
      </w:pPr>
      <w:bookmarkStart w:id="191" w:name="AppendixB"/>
      <w:bookmarkStart w:id="192" w:name="_Toc233231856"/>
      <w:bookmarkStart w:id="193" w:name="sec-screening-detail"/>
      <w:bookmarkEnd w:id="187"/>
      <w:r>
        <w:t>Appendix B</w:t>
      </w:r>
      <w:bookmarkEnd w:id="191"/>
      <w:r>
        <w:t>: Detailed screening decisions</w:t>
      </w:r>
      <w:bookmarkEnd w:id="192"/>
    </w:p>
    <w:p w14:paraId="3B84ACCD" w14:textId="77777777" w:rsidR="00D16BED" w:rsidRPr="00BA1FC0" w:rsidRDefault="00155271" w:rsidP="002D5C7F">
      <w:pPr>
        <w:pStyle w:val="FirstParagraph"/>
      </w:pPr>
      <w:r w:rsidRPr="00BA1FC0">
        <w:t>This appendix records worked examples for borderline screening decisions. It is populated during weeks 1–2 of the milestone as live decisions accrue. Two pre-specified worked examples below define how recurring boundary cases are handled.</w:t>
      </w:r>
    </w:p>
    <w:p w14:paraId="1B9E9A7D" w14:textId="3FBAF44C" w:rsidR="00D16BED" w:rsidRPr="00BA1FC0" w:rsidRDefault="00155271" w:rsidP="002D5C7F">
      <w:pPr>
        <w:pStyle w:val="Heading2"/>
      </w:pPr>
      <w:bookmarkStart w:id="194" w:name="AppendixB1"/>
      <w:bookmarkStart w:id="195" w:name="_Toc233231857"/>
      <w:bookmarkStart w:id="196" w:name="X02b8c72bf0b70d059d84c1b7bacf0e7265e1126"/>
      <w:r w:rsidRPr="00BA1FC0">
        <w:t>B.1</w:t>
      </w:r>
      <w:bookmarkEnd w:id="194"/>
      <w:r w:rsidRPr="00BA1FC0">
        <w:t xml:space="preserve"> Review with a mixed adult / adolescent population and no adult subgroup</w:t>
      </w:r>
      <w:bookmarkEnd w:id="195"/>
    </w:p>
    <w:p w14:paraId="5505FF8A" w14:textId="54415D90" w:rsidR="00D16BED" w:rsidRPr="00BA1FC0" w:rsidRDefault="00155271" w:rsidP="002D5C7F">
      <w:pPr>
        <w:pStyle w:val="FirstParagraph"/>
      </w:pPr>
      <w:r w:rsidRPr="00BA1FC0">
        <w:rPr>
          <w:b/>
        </w:rPr>
        <w:t>Scenario.</w:t>
      </w:r>
      <w:r w:rsidRPr="00BA1FC0">
        <w:t xml:space="preserve"> A meta-analysis of lay-delivered group IPT pool</w:t>
      </w:r>
      <w:r w:rsidR="007C48A0">
        <w:t xml:space="preserve"> trials among participants aged 15–24 reports a single pooled effect, without an adult (≥ 18</w:t>
      </w:r>
      <w:r w:rsidRPr="00BA1FC0">
        <w:t>) subgroup estimate.</w:t>
      </w:r>
    </w:p>
    <w:p w14:paraId="283B5993" w14:textId="77777777" w:rsidR="00D16BED" w:rsidRPr="00BA1FC0" w:rsidRDefault="00155271" w:rsidP="002D5C7F">
      <w:pPr>
        <w:pStyle w:val="BodyText"/>
      </w:pPr>
      <w:r w:rsidRPr="00BA1FC0">
        <w:rPr>
          <w:b/>
        </w:rPr>
        <w:t>Decision rule.</w:t>
      </w:r>
      <w:r w:rsidRPr="00BA1FC0">
        <w:t xml:space="preserve"> EXCLUDE at full-text under criterion P. The record is tagged </w:t>
      </w:r>
      <w:r w:rsidRPr="00BA1FC0">
        <w:rPr>
          <w:rStyle w:val="VerbatimChar"/>
          <w:rFonts w:ascii="Arial" w:hAnsi="Arial"/>
        </w:rPr>
        <w:t>excl_P_no_adult_subgroup</w:t>
      </w:r>
      <w:r w:rsidRPr="00BA1FC0">
        <w:t xml:space="preserve"> and noted in the deviation register. If the review reports an adult-subgroup or adult-stratum estimate (e.g., in a forest plot or supplementary table), it is reinstated and only the adult stratum is extracted.</w:t>
      </w:r>
    </w:p>
    <w:p w14:paraId="23DF32D6" w14:textId="0065322C" w:rsidR="00D16BED" w:rsidRPr="00BA1FC0" w:rsidRDefault="00155271" w:rsidP="002D5C7F">
      <w:pPr>
        <w:pStyle w:val="Heading2"/>
      </w:pPr>
      <w:bookmarkStart w:id="197" w:name="AppendixB2"/>
      <w:bookmarkStart w:id="198" w:name="_Toc233231858"/>
      <w:bookmarkStart w:id="199" w:name="X666e793dc5a227397feeaecfc9c915f43ecbb47"/>
      <w:bookmarkEnd w:id="196"/>
      <w:r w:rsidRPr="00BA1FC0">
        <w:t>B.2</w:t>
      </w:r>
      <w:bookmarkEnd w:id="197"/>
      <w:r w:rsidRPr="00BA1FC0">
        <w:t xml:space="preserve"> Review of perinatal-depression interventions</w:t>
      </w:r>
      <w:bookmarkEnd w:id="198"/>
    </w:p>
    <w:p w14:paraId="2AE1EE2D" w14:textId="77777777" w:rsidR="00D16BED" w:rsidRPr="00BA1FC0" w:rsidRDefault="00155271" w:rsidP="002D5C7F">
      <w:pPr>
        <w:pStyle w:val="FirstParagraph"/>
      </w:pPr>
      <w:r w:rsidRPr="00BA1FC0">
        <w:rPr>
          <w:b/>
        </w:rPr>
        <w:t>Scenario.</w:t>
      </w:r>
      <w:r w:rsidRPr="00BA1FC0">
        <w:t xml:space="preserve"> A systematic review and meta-analysis of community-health-worker- delivered psychological interventions for antenatal and postnatal women meeting an EPDS threshold.</w:t>
      </w:r>
    </w:p>
    <w:p w14:paraId="6099DB3C" w14:textId="77777777" w:rsidR="00D16BED" w:rsidRPr="00BA1FC0" w:rsidRDefault="00155271" w:rsidP="002D5C7F">
      <w:pPr>
        <w:pStyle w:val="BodyText"/>
      </w:pPr>
      <w:r w:rsidRPr="00BA1FC0">
        <w:rPr>
          <w:b/>
        </w:rPr>
        <w:t>Decision rule.</w:t>
      </w:r>
      <w:r w:rsidRPr="00BA1FC0">
        <w:t xml:space="preserve"> INCLUDE under criterion P (perinatal samples are eligible). Record is tagged </w:t>
      </w:r>
      <w:r w:rsidRPr="00BA1FC0">
        <w:rPr>
          <w:rStyle w:val="VerbatimChar"/>
          <w:rFonts w:ascii="Arial" w:hAnsi="Arial"/>
        </w:rPr>
        <w:t>pop_perinatal</w:t>
      </w:r>
      <w:r w:rsidRPr="00BA1FC0">
        <w:t xml:space="preserve"> for stratified synthesis. The intervention is in scope (lay-delivered structured psychological intervention), the outcome is in scope (depression symptom change on a validated instrument), and the unit is a systematic review.</w:t>
      </w:r>
    </w:p>
    <w:p w14:paraId="1CD673FE" w14:textId="45426C9E" w:rsidR="00D16BED" w:rsidRPr="00BA1FC0" w:rsidRDefault="00155271" w:rsidP="002D5C7F">
      <w:pPr>
        <w:pStyle w:val="Heading2"/>
      </w:pPr>
      <w:bookmarkStart w:id="200" w:name="AppendixB3"/>
      <w:bookmarkStart w:id="201" w:name="_Toc233231859"/>
      <w:bookmarkStart w:id="202" w:name="Xdd550bbb415ff5ad902d448f27728ca166af4c8"/>
      <w:bookmarkEnd w:id="199"/>
      <w:r w:rsidRPr="00BA1FC0">
        <w:t xml:space="preserve">B.3 </w:t>
      </w:r>
      <w:bookmarkEnd w:id="200"/>
      <w:r w:rsidRPr="00BA1FC0">
        <w:t>Primary study reached outside any in-scope review</w:t>
      </w:r>
      <w:bookmarkEnd w:id="201"/>
    </w:p>
    <w:p w14:paraId="1D114F67" w14:textId="1354FC2D" w:rsidR="00D16BED" w:rsidRPr="00BA1FC0" w:rsidRDefault="00155271" w:rsidP="002D5C7F">
      <w:pPr>
        <w:pStyle w:val="FirstParagraph"/>
      </w:pPr>
      <w:r w:rsidRPr="00BA1FC0">
        <w:rPr>
          <w:b/>
        </w:rPr>
        <w:t>Scenario.</w:t>
      </w:r>
      <w:r w:rsidRPr="00BA1FC0">
        <w:t xml:space="preserve"> A standalone program evaluation of Friendship Bench in Zimbabwe reports PHQ-9 mean change from baseline to 6 weeks for 250 enrolled participants, retrieved directly and not cited by any in-scope systematic review.</w:t>
      </w:r>
    </w:p>
    <w:p w14:paraId="511CD991" w14:textId="77777777" w:rsidR="00D16BED" w:rsidRPr="00BA1FC0" w:rsidRDefault="00155271" w:rsidP="002D5C7F">
      <w:pPr>
        <w:pStyle w:val="BodyText"/>
      </w:pPr>
      <w:r w:rsidRPr="00BA1FC0">
        <w:rPr>
          <w:b/>
        </w:rPr>
        <w:t>Decision rule.</w:t>
      </w:r>
      <w:r w:rsidRPr="00BA1FC0">
        <w:t xml:space="preserve"> If the study is single-arm or uncontrolled, EXCLUDE under criterion C/S (no eligible comparator). If it is a controlled trial meeting PICOS, it is eligible only when it is </w:t>
      </w:r>
      <w:r w:rsidRPr="00BA1FC0">
        <w:rPr>
          <w:b/>
        </w:rPr>
        <w:t>sourced from an in-scope systematic review</w:t>
      </w:r>
      <w:r w:rsidRPr="00BA1FC0">
        <w:t xml:space="preserve"> (Stream 1): primary studies enter the corpus through the reviews that contain them, not via free-standing retrieval. A controlled, in-PICOS study not linked to any in-scope review is tagged </w:t>
      </w:r>
      <w:r w:rsidRPr="00BA1FC0">
        <w:rPr>
          <w:rStyle w:val="VerbatimChar"/>
          <w:rFonts w:ascii="Arial" w:hAnsi="Arial"/>
        </w:rPr>
        <w:t>excl_S_not_review_sourced</w:t>
      </w:r>
      <w:r w:rsidRPr="00BA1FC0">
        <w:t xml:space="preserve">. The record may still be retrieved as </w:t>
      </w:r>
      <w:r w:rsidRPr="00BA1FC0">
        <w:rPr>
          <w:b/>
        </w:rPr>
        <w:t>internal context</w:t>
      </w:r>
      <w:r w:rsidRPr="00BA1FC0">
        <w:t xml:space="preserve"> for RQ1 and RQ15 if it is published by StrongMinds or Friendship Bench under the internal evidence stream; it does not enter the external corpus or contribute to vote-counting.</w:t>
      </w:r>
    </w:p>
    <w:p w14:paraId="08218BE7" w14:textId="1BA2B2DB" w:rsidR="00D16BED" w:rsidRPr="00BA1FC0" w:rsidRDefault="00155271" w:rsidP="002D5C7F">
      <w:pPr>
        <w:pStyle w:val="Heading2"/>
      </w:pPr>
      <w:bookmarkStart w:id="203" w:name="AppendixB4"/>
      <w:bookmarkStart w:id="204" w:name="_Toc233231860"/>
      <w:bookmarkStart w:id="205" w:name="Xd6fed5109bd95308597c8f9665eb7937a3b708f"/>
      <w:bookmarkEnd w:id="202"/>
      <w:r w:rsidRPr="00BA1FC0">
        <w:lastRenderedPageBreak/>
        <w:t xml:space="preserve">B.4 </w:t>
      </w:r>
      <w:bookmarkEnd w:id="203"/>
      <w:r w:rsidRPr="00BA1FC0">
        <w:t>Meta-regression of specialist-delivered HIC dose data</w:t>
      </w:r>
      <w:bookmarkEnd w:id="204"/>
    </w:p>
    <w:p w14:paraId="0F6CB77C" w14:textId="38537732" w:rsidR="00D16BED" w:rsidRPr="00BA1FC0" w:rsidRDefault="00155271" w:rsidP="002D5C7F">
      <w:pPr>
        <w:pStyle w:val="FirstParagraph"/>
      </w:pPr>
      <w:r w:rsidRPr="00BA1FC0">
        <w:rPr>
          <w:b/>
        </w:rPr>
        <w:t>Scenario.</w:t>
      </w:r>
      <w:r w:rsidRPr="00BA1FC0">
        <w:t xml:space="preserve"> A meta-regression of UK NHS Talking Therapies (IAPT) data on session number and outcome in depression, where </w:t>
      </w:r>
      <w:r w:rsidR="00236761">
        <w:t>clinical-psychologist-supervised practitioners deliver most therapy</w:t>
      </w:r>
      <w:r w:rsidRPr="00BA1FC0">
        <w:t>.</w:t>
      </w:r>
    </w:p>
    <w:p w14:paraId="490A6EC5" w14:textId="77777777" w:rsidR="00D16BED" w:rsidRPr="00BA1FC0" w:rsidRDefault="00155271" w:rsidP="002D5C7F">
      <w:pPr>
        <w:pStyle w:val="BodyText"/>
      </w:pPr>
      <w:r w:rsidRPr="00BA1FC0">
        <w:rPr>
          <w:b/>
        </w:rPr>
        <w:t>Decision rule.</w:t>
      </w:r>
      <w:r w:rsidRPr="00BA1FC0">
        <w:t xml:space="preserve"> INCLUDE: a meta-regression is a review-level synthesis, so it satisfies criterion S, and specialist-delivered HIC dose evidence is eligible for the dose questions (Stream 2). Tagged </w:t>
      </w:r>
      <w:r w:rsidRPr="00BA1FC0">
        <w:rPr>
          <w:rStyle w:val="VerbatimChar"/>
          <w:rFonts w:ascii="Arial" w:hAnsi="Arial"/>
        </w:rPr>
        <w:t>stream2</w:t>
      </w:r>
      <w:r w:rsidRPr="00BA1FC0">
        <w:t xml:space="preserve"> and </w:t>
      </w:r>
      <w:r w:rsidRPr="00BA1FC0">
        <w:rPr>
          <w:rStyle w:val="VerbatimChar"/>
          <w:rFonts w:ascii="Arial" w:hAnsi="Arial"/>
        </w:rPr>
        <w:t>dose_evidence</w:t>
      </w:r>
      <w:r w:rsidRPr="00BA1FC0">
        <w:t>. Contributes to RQ7, RQ8, RQ9 synthesis only; SSA-context claims are not drawn from it.</w:t>
      </w:r>
    </w:p>
    <w:p w14:paraId="40AA598B" w14:textId="762F5E77" w:rsidR="00D16BED" w:rsidRDefault="00155271" w:rsidP="002D5C7F">
      <w:pPr>
        <w:pStyle w:val="Heading1"/>
      </w:pPr>
      <w:bookmarkStart w:id="206" w:name="AppendixC"/>
      <w:bookmarkStart w:id="207" w:name="_Toc233231861"/>
      <w:bookmarkStart w:id="208" w:name="sec-search-strings"/>
      <w:bookmarkEnd w:id="193"/>
      <w:bookmarkEnd w:id="205"/>
      <w:r>
        <w:t>Appendix C</w:t>
      </w:r>
      <w:bookmarkEnd w:id="206"/>
      <w:r>
        <w:t>: Search strings</w:t>
      </w:r>
      <w:bookmarkEnd w:id="207"/>
    </w:p>
    <w:p w14:paraId="27235E08" w14:textId="77777777" w:rsidR="00D16BED" w:rsidRPr="00BA1FC0" w:rsidRDefault="00155271" w:rsidP="002D5C7F">
      <w:pPr>
        <w:pStyle w:val="FirstParagraph"/>
      </w:pPr>
      <w:r w:rsidRPr="00BA1FC0">
        <w:t xml:space="preserve">This appendix records the </w:t>
      </w:r>
      <w:r w:rsidRPr="00BA1FC0">
        <w:rPr>
          <w:b/>
        </w:rPr>
        <w:t>planned, deployable</w:t>
      </w:r>
      <w:r w:rsidRPr="00BA1FC0">
        <w:t xml:space="preserve"> search strings used to populate EPPI-Reviewer. Final deployed versions (with deployment date, hit counts, and any line-level deviations) will be appended to the M1 final report as Annex C′.</w:t>
      </w:r>
    </w:p>
    <w:p w14:paraId="42E3975B" w14:textId="77777777" w:rsidR="00D16BED" w:rsidRPr="00BA1FC0" w:rsidRDefault="00155271" w:rsidP="002D5C7F">
      <w:pPr>
        <w:pStyle w:val="BodyText"/>
      </w:pPr>
      <w:r w:rsidRPr="00BA1FC0">
        <w:t>Conventions.</w:t>
      </w:r>
    </w:p>
    <w:p w14:paraId="21E3F40D" w14:textId="77777777" w:rsidR="00D16BED" w:rsidRPr="00BA1FC0" w:rsidRDefault="00155271" w:rsidP="002D5C7F">
      <w:pPr>
        <w:pStyle w:val="Compact"/>
        <w:numPr>
          <w:ilvl w:val="0"/>
          <w:numId w:val="20"/>
        </w:numPr>
      </w:pPr>
      <w:r w:rsidRPr="00BA1FC0">
        <w:rPr>
          <w:rStyle w:val="VerbatimChar"/>
          <w:rFonts w:ascii="Arial" w:hAnsi="Arial"/>
        </w:rPr>
        <w:t>*</w:t>
      </w:r>
      <w:r w:rsidRPr="00BA1FC0">
        <w:t xml:space="preserve"> = truncation; </w:t>
      </w:r>
      <w:r w:rsidRPr="00BA1FC0">
        <w:rPr>
          <w:rStyle w:val="VerbatimChar"/>
          <w:rFonts w:ascii="Arial" w:hAnsi="Arial"/>
        </w:rPr>
        <w:t>?</w:t>
      </w:r>
      <w:r w:rsidRPr="00BA1FC0">
        <w:t xml:space="preserve"> = single-character wildcard; </w:t>
      </w:r>
      <w:r w:rsidRPr="00BA1FC0">
        <w:rPr>
          <w:rStyle w:val="VerbatimChar"/>
          <w:rFonts w:ascii="Arial" w:hAnsi="Arial"/>
        </w:rPr>
        <w:t>adj3</w:t>
      </w:r>
      <w:r w:rsidRPr="00BA1FC0">
        <w:t xml:space="preserve"> = within three words (Ovid); </w:t>
      </w:r>
      <w:r w:rsidRPr="00BA1FC0">
        <w:rPr>
          <w:rStyle w:val="VerbatimChar"/>
          <w:rFonts w:ascii="Arial" w:hAnsi="Arial"/>
        </w:rPr>
        <w:t>NEAR/3</w:t>
      </w:r>
      <w:r w:rsidRPr="00BA1FC0">
        <w:t xml:space="preserve"> = within three words (EBSCO/GIM syntax noted where applicable).</w:t>
      </w:r>
    </w:p>
    <w:p w14:paraId="1194A079" w14:textId="77777777" w:rsidR="00D16BED" w:rsidRPr="00BA1FC0" w:rsidRDefault="00155271" w:rsidP="002D5C7F">
      <w:pPr>
        <w:pStyle w:val="Compact"/>
        <w:numPr>
          <w:ilvl w:val="0"/>
          <w:numId w:val="20"/>
        </w:numPr>
      </w:pPr>
      <w:r w:rsidRPr="00BA1FC0">
        <w:t>Population concept (#P), Topic / Intervention concept (#I), and the systematic-review / meta-analysis design hedge (#D) are reused across both streams and all databases.</w:t>
      </w:r>
    </w:p>
    <w:p w14:paraId="34704F62" w14:textId="1C844EDF" w:rsidR="00D16BED" w:rsidRPr="00BA1FC0" w:rsidRDefault="00155271" w:rsidP="002D5C7F">
      <w:pPr>
        <w:pStyle w:val="Compact"/>
        <w:numPr>
          <w:ilvl w:val="0"/>
          <w:numId w:val="20"/>
        </w:numPr>
      </w:pPr>
      <w:r w:rsidRPr="00BA1FC0">
        <w:rPr>
          <w:b/>
        </w:rPr>
        <w:t>Stream 1 (</w:t>
      </w:r>
      <w:r w:rsidR="008F0EDB" w:rsidRPr="00BC6437">
        <w:rPr>
          <w:b/>
        </w:rPr>
        <w:fldChar w:fldCharType="begin"/>
      </w:r>
      <w:r w:rsidR="008F0EDB">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8F0EDB" w:rsidRPr="00BC6437">
        <w:rPr>
          <w:b/>
        </w:rPr>
        <w:fldChar w:fldCharType="separate"/>
      </w:r>
      <w:r w:rsidR="008F0EDB" w:rsidRPr="00BC6437">
        <w:rPr>
          <w:b/>
        </w:rPr>
        <w:t>Barbui et al. (2020)</w:t>
      </w:r>
      <w:r w:rsidR="008F0EDB" w:rsidRPr="00BC6437">
        <w:rPr>
          <w:b/>
        </w:rPr>
        <w:fldChar w:fldCharType="end"/>
      </w:r>
      <w:r w:rsidR="00BC6437">
        <w:t xml:space="preserve"> </w:t>
      </w:r>
      <w:r w:rsidRPr="00BA1FC0">
        <w:rPr>
          <w:b/>
        </w:rPr>
        <w:t>-</w:t>
      </w:r>
      <w:r w:rsidR="00BC6437">
        <w:rPr>
          <w:b/>
        </w:rPr>
        <w:t xml:space="preserve"> </w:t>
      </w:r>
      <w:r w:rsidRPr="00BA1FC0">
        <w:rPr>
          <w:b/>
        </w:rPr>
        <w:t>anchored)</w:t>
      </w:r>
      <w:r w:rsidRPr="00BA1FC0">
        <w:t xml:space="preserve"> is date-limited to </w:t>
      </w:r>
      <w:r w:rsidRPr="00BA1FC0">
        <w:rPr>
          <w:b/>
        </w:rPr>
        <w:t>2019-05 to 2026-05</w:t>
      </w:r>
      <w:r w:rsidRPr="00BA1FC0">
        <w:t xml:space="preserve"> (the window after </w:t>
      </w:r>
      <w:r w:rsidR="00BC6437">
        <w:fldChar w:fldCharType="begin"/>
      </w:r>
      <w:r w:rsidR="00BC6437">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BC6437">
        <w:fldChar w:fldCharType="separate"/>
      </w:r>
      <w:r w:rsidR="00BC6437" w:rsidRPr="007222DD">
        <w:t xml:space="preserve">Barbui et al. </w:t>
      </w:r>
      <w:r w:rsidR="00BC6437">
        <w:t>(</w:t>
      </w:r>
      <w:r w:rsidR="00BC6437" w:rsidRPr="007222DD">
        <w:t>2020)</w:t>
      </w:r>
      <w:r w:rsidR="00BC6437">
        <w:fldChar w:fldCharType="end"/>
      </w:r>
      <w:r w:rsidRPr="00BA1FC0">
        <w:t xml:space="preserve">’s search end-date) for its update component; </w:t>
      </w:r>
      <w:r w:rsidRPr="00BA1FC0">
        <w:rPr>
          <w:b/>
        </w:rPr>
        <w:t>Stream 2 (seed-paper-led)</w:t>
      </w:r>
      <w:r w:rsidRPr="00BA1FC0">
        <w:t xml:space="preserve"> runs over </w:t>
      </w:r>
      <w:r w:rsidRPr="00BA1FC0">
        <w:rPr>
          <w:b/>
        </w:rPr>
        <w:t>2000–2026</w:t>
      </w:r>
      <w:r w:rsidRPr="00BA1FC0">
        <w:t>.</w:t>
      </w:r>
    </w:p>
    <w:p w14:paraId="715D759D" w14:textId="77777777" w:rsidR="00D16BED" w:rsidRPr="00BA1FC0" w:rsidRDefault="00155271" w:rsidP="002D5C7F">
      <w:pPr>
        <w:pStyle w:val="Compact"/>
        <w:numPr>
          <w:ilvl w:val="0"/>
          <w:numId w:val="20"/>
        </w:numPr>
      </w:pPr>
      <w:r w:rsidRPr="00BA1FC0">
        <w:t xml:space="preserve">Language limit: </w:t>
      </w:r>
      <w:r w:rsidRPr="00BA1FC0">
        <w:rPr>
          <w:b/>
        </w:rPr>
        <w:t>English</w:t>
      </w:r>
      <w:r w:rsidRPr="00BA1FC0">
        <w:t xml:space="preserve"> (consistent with rapid-review guidance and budget).</w:t>
      </w:r>
    </w:p>
    <w:p w14:paraId="22D59B07" w14:textId="46C1A3EC" w:rsidR="00D16BED" w:rsidRPr="00BA1FC0" w:rsidRDefault="00155271" w:rsidP="002D5C7F">
      <w:pPr>
        <w:pStyle w:val="Compact"/>
        <w:numPr>
          <w:ilvl w:val="0"/>
          <w:numId w:val="20"/>
        </w:numPr>
      </w:pPr>
      <w:r w:rsidRPr="00BA1FC0">
        <w:rPr>
          <w:b/>
        </w:rPr>
        <w:t>Every search string carries the SR/MA design hedge</w:t>
      </w:r>
      <w:r w:rsidRPr="00BA1FC0">
        <w:t>: only systematic reviews, meta-analyses, umbrella reviews, network</w:t>
      </w:r>
      <w:r w:rsidR="00D4103F">
        <w:t>/individual-participant-data meta-analyses, meta-regressions, and dismantling/</w:t>
      </w:r>
      <w:r w:rsidRPr="00BA1FC0">
        <w:t xml:space="preserve">component meta-analyses are retrieved at the search step. In </w:t>
      </w:r>
      <w:r w:rsidRPr="00BA1FC0">
        <w:rPr>
          <w:b/>
        </w:rPr>
        <w:t>both streams</w:t>
      </w:r>
      <w:r w:rsidRPr="00BA1FC0">
        <w:t xml:space="preserve"> these retrieved reviews are then followed to their primary studies, which are the unit of extraction. No geographic filter is applied at the search step; sub-Saharan-Africa provenance is tagged at extraction and used only for synthesis weighting (§synthesis), not for inclusion.</w:t>
      </w:r>
    </w:p>
    <w:p w14:paraId="5E3D1EC2" w14:textId="5FEB92BC" w:rsidR="004763B9" w:rsidRDefault="00155271" w:rsidP="002D5C7F">
      <w:pPr>
        <w:pStyle w:val="Heading2"/>
      </w:pPr>
      <w:bookmarkStart w:id="209" w:name="AppendixC1"/>
      <w:bookmarkStart w:id="210" w:name="_Toc233231862"/>
      <w:bookmarkStart w:id="211" w:name="X06d452668b2cf3c025bcbc10675d50e6e11dc4b"/>
      <w:r w:rsidRPr="00BA1FC0">
        <w:t xml:space="preserve">C.1 </w:t>
      </w:r>
      <w:bookmarkEnd w:id="209"/>
      <w:r w:rsidRPr="00BA1FC0">
        <w:t>Stream 1</w:t>
      </w:r>
      <w:bookmarkEnd w:id="210"/>
      <w:r w:rsidR="004763B9">
        <w:t xml:space="preserve"> </w:t>
      </w:r>
    </w:p>
    <w:p w14:paraId="74AB2572" w14:textId="4EA38FF9" w:rsidR="004C0E59" w:rsidRDefault="00155271" w:rsidP="002D5C7F">
      <w:pPr>
        <w:pStyle w:val="FirstParagraph"/>
      </w:pPr>
      <w:r w:rsidRPr="00BA1FC0">
        <w:t xml:space="preserve">Stream 1’s update component re-runs </w:t>
      </w:r>
      <w:r w:rsidR="00E92A50">
        <w:fldChar w:fldCharType="begin"/>
      </w:r>
      <w:r w:rsidR="00E92A50">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E92A50">
        <w:fldChar w:fldCharType="separate"/>
      </w:r>
      <w:r w:rsidR="00E92A50" w:rsidRPr="007222DD">
        <w:t xml:space="preserve">Barbui et al. </w:t>
      </w:r>
      <w:r w:rsidR="00E92A50">
        <w:t>(</w:t>
      </w:r>
      <w:r w:rsidR="00E92A50" w:rsidRPr="007222DD">
        <w:t>2020)</w:t>
      </w:r>
      <w:r w:rsidR="00E92A50">
        <w:fldChar w:fldCharType="end"/>
      </w:r>
      <w:r w:rsidRPr="00BA1FC0">
        <w:t xml:space="preserve">’s condition and intervention concepts, intersected with a systematic-review/ meta-analysis design hedge, excluding child, adolescent, and refugee/humanitarian samples, and date-limited to </w:t>
      </w:r>
      <w:r w:rsidRPr="00BA1FC0">
        <w:rPr>
          <w:b/>
        </w:rPr>
        <w:t>2019-05 to 2026-05</w:t>
      </w:r>
      <w:r w:rsidR="005D6DDB">
        <w:rPr>
          <w:b/>
        </w:rPr>
        <w:t xml:space="preserve"> on MEDLINE and Ovid</w:t>
      </w:r>
      <w:r w:rsidRPr="00BA1FC0">
        <w:t>, to retrieve the post-2019 entry-point reviews</w:t>
      </w:r>
      <w:r w:rsidR="004C0E59">
        <w:t xml:space="preserve">. See search terms: </w:t>
      </w:r>
      <w:r w:rsidR="004C0E59" w:rsidRPr="004C0E59">
        <w:t>https://www.thelancet.com/cms/10.1016/S2215-0366(19)30511-5/attachment/eec07187-1ced-4e62-84e7-7d3fded9f829/mmc1.pdf</w:t>
      </w:r>
    </w:p>
    <w:p w14:paraId="79298C70" w14:textId="77777777" w:rsidR="004C0E59" w:rsidRDefault="004C0E59" w:rsidP="002D5C7F">
      <w:pPr>
        <w:pStyle w:val="FirstParagraph"/>
      </w:pPr>
    </w:p>
    <w:p w14:paraId="239FE582" w14:textId="77777777" w:rsidR="004C0E59" w:rsidRDefault="004C0E59" w:rsidP="002D5C7F">
      <w:pPr>
        <w:pStyle w:val="FirstParagraph"/>
      </w:pPr>
    </w:p>
    <w:p w14:paraId="6AECA238" w14:textId="121681D1" w:rsidR="00D16BED" w:rsidRPr="00BA1FC0" w:rsidRDefault="008D4600" w:rsidP="002D5C7F">
      <w:pPr>
        <w:pStyle w:val="FirstParagraph"/>
      </w:pPr>
      <w:r>
        <w:t>T</w:t>
      </w:r>
      <w:r w:rsidR="00155271" w:rsidRPr="00BA1FC0">
        <w:t xml:space="preserve">he retrieved reviews (together with </w:t>
      </w:r>
      <w:r w:rsidR="00E92A50">
        <w:fldChar w:fldCharType="begin"/>
      </w:r>
      <w:r w:rsidR="00E92A50">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E92A50">
        <w:fldChar w:fldCharType="separate"/>
      </w:r>
      <w:r w:rsidR="00E92A50" w:rsidRPr="007222DD">
        <w:t xml:space="preserve">Barbui et al. </w:t>
      </w:r>
      <w:r w:rsidR="00E92A50">
        <w:t>(</w:t>
      </w:r>
      <w:r w:rsidR="00E92A50" w:rsidRPr="007222DD">
        <w:t>2020)</w:t>
      </w:r>
      <w:r w:rsidR="00E92A50">
        <w:fldChar w:fldCharType="end"/>
      </w:r>
      <w:r w:rsidR="00155271" w:rsidRPr="00BA1FC0">
        <w:t xml:space="preserve">’s own in-scope reviews) are then followed to their primary studies, of which only those </w:t>
      </w:r>
      <w:r w:rsidR="00054683">
        <w:t>that meet</w:t>
      </w:r>
      <w:r w:rsidR="00155271" w:rsidRPr="00BA1FC0">
        <w:t xml:space="preserve"> PICOS </w:t>
      </w:r>
      <w:r w:rsidR="00054683">
        <w:t xml:space="preserve">criteria </w:t>
      </w:r>
      <w:r w:rsidR="00155271" w:rsidRPr="00BA1FC0">
        <w:t>are extracted. No geographic filter is applied at the search step; SSA provenance is tagged at extraction for synthesis weighting.</w:t>
      </w:r>
    </w:p>
    <w:p w14:paraId="5D6E8610" w14:textId="3EDA9654" w:rsidR="00D16BED" w:rsidRPr="00BA1FC0" w:rsidRDefault="00155271" w:rsidP="002D5C7F">
      <w:pPr>
        <w:pStyle w:val="SourceCode"/>
      </w:pPr>
      <w:r w:rsidRPr="00BA1FC0">
        <w:rPr>
          <w:rStyle w:val="VerbatimChar"/>
          <w:rFonts w:ascii="Arial" w:hAnsi="Arial"/>
        </w:rPr>
        <w:t># Population — adult depression / common mental disorder</w:t>
      </w:r>
      <w:r w:rsidRPr="00BA1FC0">
        <w:br/>
      </w:r>
      <w:r w:rsidRPr="00BA1FC0">
        <w:rPr>
          <w:rStyle w:val="VerbatimChar"/>
          <w:rFonts w:ascii="Arial" w:hAnsi="Arial"/>
        </w:rPr>
        <w:t>1.  exp Depressive Disorder/</w:t>
      </w:r>
      <w:r w:rsidRPr="00BA1FC0">
        <w:br/>
      </w:r>
      <w:r w:rsidRPr="00BA1FC0">
        <w:rPr>
          <w:rStyle w:val="VerbatimChar"/>
          <w:rFonts w:ascii="Arial" w:hAnsi="Arial"/>
        </w:rPr>
        <w:t>2.  (depress* or dysthymi* or "common mental disorder*" or</w:t>
      </w:r>
      <w:r w:rsidRPr="00BA1FC0">
        <w:br/>
      </w:r>
      <w:r w:rsidRPr="00BA1FC0">
        <w:rPr>
          <w:rStyle w:val="VerbatimChar"/>
          <w:rFonts w:ascii="Arial" w:hAnsi="Arial"/>
        </w:rPr>
        <w:t xml:space="preserve">    "mixed anxiety depression" or "psychological distress" or</w:t>
      </w:r>
      <w:r w:rsidRPr="00BA1FC0">
        <w:br/>
      </w:r>
      <w:r w:rsidRPr="00BA1FC0">
        <w:rPr>
          <w:rStyle w:val="VerbatimChar"/>
          <w:rFonts w:ascii="Arial" w:hAnsi="Arial"/>
        </w:rPr>
        <w:t xml:space="preserve">    "perinatal depress*" or "postnatal depress*" or</w:t>
      </w:r>
      <w:r w:rsidRPr="00BA1FC0">
        <w:br/>
      </w:r>
      <w:r w:rsidRPr="00BA1FC0">
        <w:rPr>
          <w:rStyle w:val="VerbatimChar"/>
          <w:rFonts w:ascii="Arial" w:hAnsi="Arial"/>
        </w:rPr>
        <w:t xml:space="preserve">    "postpartum depress*").ti,ab,kf.</w:t>
      </w:r>
      <w:r w:rsidRPr="00BA1FC0">
        <w:br/>
      </w:r>
      <w:r w:rsidRPr="00BA1FC0">
        <w:rPr>
          <w:rStyle w:val="VerbatimChar"/>
          <w:rFonts w:ascii="Arial" w:hAnsi="Arial"/>
        </w:rPr>
        <w:t>3.  1 or 2</w:t>
      </w:r>
      <w:r w:rsidRPr="00BA1FC0">
        <w:br/>
      </w:r>
      <w:r w:rsidRPr="00BA1FC0">
        <w:br/>
      </w:r>
      <w:r w:rsidRPr="00BA1FC0">
        <w:rPr>
          <w:rStyle w:val="VerbatimChar"/>
          <w:rFonts w:ascii="Arial" w:hAnsi="Arial"/>
        </w:rPr>
        <w:t># Intervention — psychological / psychosocial (Barbui concept)</w:t>
      </w:r>
      <w:r w:rsidRPr="00BA1FC0">
        <w:br/>
      </w:r>
      <w:r w:rsidRPr="00BA1FC0">
        <w:rPr>
          <w:rStyle w:val="VerbatimChar"/>
          <w:rFonts w:ascii="Arial" w:hAnsi="Arial"/>
        </w:rPr>
        <w:t>4.  exp Psychotherapy/</w:t>
      </w:r>
      <w:r w:rsidRPr="00BA1FC0">
        <w:br/>
      </w:r>
      <w:r w:rsidRPr="00BA1FC0">
        <w:rPr>
          <w:rStyle w:val="VerbatimChar"/>
          <w:rFonts w:ascii="Arial" w:hAnsi="Arial"/>
        </w:rPr>
        <w:t>5.  (psychoeducation or "problem solving" or "problem-solving therapy" or</w:t>
      </w:r>
      <w:r w:rsidRPr="00BA1FC0">
        <w:br/>
      </w:r>
      <w:r w:rsidRPr="00BA1FC0">
        <w:rPr>
          <w:rStyle w:val="VerbatimChar"/>
          <w:rFonts w:ascii="Arial" w:hAnsi="Arial"/>
        </w:rPr>
        <w:t xml:space="preserve">    PST or "Problem Management Plus" or PM+ or "behavio?ral activation" or</w:t>
      </w:r>
      <w:r w:rsidRPr="00BA1FC0">
        <w:br/>
      </w:r>
      <w:r w:rsidRPr="00BA1FC0">
        <w:rPr>
          <w:rStyle w:val="VerbatimChar"/>
          <w:rFonts w:ascii="Arial" w:hAnsi="Arial"/>
        </w:rPr>
        <w:t xml:space="preserve">    BA or "interpersonal therapy" or IPT or "cognitive behavio?ral therapy"</w:t>
      </w:r>
      <w:r w:rsidRPr="00BA1FC0">
        <w:br/>
      </w:r>
      <w:r w:rsidRPr="00BA1FC0">
        <w:rPr>
          <w:rStyle w:val="VerbatimChar"/>
          <w:rFonts w:ascii="Arial" w:hAnsi="Arial"/>
        </w:rPr>
        <w:t xml:space="preserve">    or CBT or "Thinking Healthy Programme" or THP or</w:t>
      </w:r>
      <w:r w:rsidRPr="00BA1FC0">
        <w:br/>
      </w:r>
      <w:r w:rsidRPr="00BA1FC0">
        <w:rPr>
          <w:rStyle w:val="VerbatimChar"/>
          <w:rFonts w:ascii="Arial" w:hAnsi="Arial"/>
        </w:rPr>
        <w:t xml:space="preserve">    "Healthy Activity Program" or HAP or "Friendship Bench" or</w:t>
      </w:r>
      <w:r w:rsidRPr="00BA1FC0">
        <w:br/>
      </w:r>
      <w:r w:rsidRPr="00BA1FC0">
        <w:rPr>
          <w:rStyle w:val="VerbatimChar"/>
          <w:rFonts w:ascii="Arial" w:hAnsi="Arial"/>
        </w:rPr>
        <w:t xml:space="preserve">    "single-session intervention*" or SSI or "brief intervention*" or</w:t>
      </w:r>
      <w:r w:rsidRPr="00BA1FC0">
        <w:br/>
      </w:r>
      <w:r w:rsidRPr="00BA1FC0">
        <w:rPr>
          <w:rStyle w:val="VerbatimChar"/>
          <w:rFonts w:ascii="Arial" w:hAnsi="Arial"/>
        </w:rPr>
        <w:t xml:space="preserve">    "low-intensity" or "stepped care" or "guided self-help" or</w:t>
      </w:r>
      <w:r w:rsidRPr="00BA1FC0">
        <w:br/>
      </w:r>
      <w:r w:rsidRPr="00BA1FC0">
        <w:rPr>
          <w:rStyle w:val="VerbatimChar"/>
          <w:rFonts w:ascii="Arial" w:hAnsi="Arial"/>
        </w:rPr>
        <w:t xml:space="preserve">    "motivational interview*" or MI or "lay counsel*" or "task shar*" or</w:t>
      </w:r>
      <w:r w:rsidRPr="00BA1FC0">
        <w:br/>
      </w:r>
      <w:r w:rsidRPr="00BA1FC0">
        <w:rPr>
          <w:rStyle w:val="VerbatimChar"/>
          <w:rFonts w:ascii="Arial" w:hAnsi="Arial"/>
        </w:rPr>
        <w:t xml:space="preserve">    "task shift*" or "non-specialist*" or "peer support*").ti,ab,kf.</w:t>
      </w:r>
      <w:r w:rsidRPr="00BA1FC0">
        <w:br/>
      </w:r>
      <w:r w:rsidRPr="00BA1FC0">
        <w:rPr>
          <w:rStyle w:val="VerbatimChar"/>
          <w:rFonts w:ascii="Arial" w:hAnsi="Arial"/>
        </w:rPr>
        <w:t>6.  4 or 5</w:t>
      </w:r>
      <w:r w:rsidRPr="00BA1FC0">
        <w:br/>
      </w:r>
      <w:r w:rsidRPr="00BA1FC0">
        <w:br/>
      </w:r>
      <w:r w:rsidRPr="00BA1FC0">
        <w:rPr>
          <w:rStyle w:val="VerbatimChar"/>
          <w:rFonts w:ascii="Arial" w:hAnsi="Arial"/>
        </w:rPr>
        <w:t># Design hedge (#D) — SR/MA ONLY</w:t>
      </w:r>
      <w:r w:rsidRPr="00BA1FC0">
        <w:br/>
      </w:r>
      <w:r w:rsidRPr="00BA1FC0">
        <w:rPr>
          <w:rStyle w:val="VerbatimChar"/>
          <w:rFonts w:ascii="Arial" w:hAnsi="Arial"/>
        </w:rPr>
        <w:t>7.  meta analysis.pt.</w:t>
      </w:r>
      <w:r w:rsidRPr="00BA1FC0">
        <w:br/>
      </w:r>
      <w:r w:rsidRPr="00BA1FC0">
        <w:rPr>
          <w:rStyle w:val="VerbatimChar"/>
          <w:rFonts w:ascii="Arial" w:hAnsi="Arial"/>
        </w:rPr>
        <w:t>8.  systematic review.pt.</w:t>
      </w:r>
      <w:r w:rsidRPr="00BA1FC0">
        <w:br/>
      </w:r>
      <w:r w:rsidRPr="00BA1FC0">
        <w:rPr>
          <w:rStyle w:val="VerbatimChar"/>
          <w:rFonts w:ascii="Arial" w:hAnsi="Arial"/>
        </w:rPr>
        <w:t>9.  ("systematic review*" or "meta-analy*" or "metaanaly*" or</w:t>
      </w:r>
      <w:r w:rsidRPr="00BA1FC0">
        <w:br/>
      </w:r>
      <w:r w:rsidRPr="00BA1FC0">
        <w:rPr>
          <w:rStyle w:val="VerbatimChar"/>
          <w:rFonts w:ascii="Arial" w:hAnsi="Arial"/>
        </w:rPr>
        <w:t xml:space="preserve">    "meta-regress*" or "network meta-analy*" or "individual participant</w:t>
      </w:r>
      <w:r w:rsidRPr="00BA1FC0">
        <w:br/>
      </w:r>
      <w:r w:rsidRPr="00BA1FC0">
        <w:rPr>
          <w:rStyle w:val="VerbatimChar"/>
          <w:rFonts w:ascii="Arial" w:hAnsi="Arial"/>
        </w:rPr>
        <w:t xml:space="preserve">    data" or IPD or "umbrella review*" or "review of reviews" or</w:t>
      </w:r>
      <w:r w:rsidRPr="00BA1FC0">
        <w:br/>
      </w:r>
      <w:r w:rsidRPr="00BA1FC0">
        <w:rPr>
          <w:rStyle w:val="VerbatimChar"/>
          <w:rFonts w:ascii="Arial" w:hAnsi="Arial"/>
        </w:rPr>
        <w:t xml:space="preserve">    "overview of reviews" or "dismantling meta-analy*" or</w:t>
      </w:r>
      <w:r w:rsidRPr="00BA1FC0">
        <w:br/>
      </w:r>
      <w:r w:rsidRPr="00BA1FC0">
        <w:rPr>
          <w:rStyle w:val="VerbatimChar"/>
          <w:rFonts w:ascii="Arial" w:hAnsi="Arial"/>
        </w:rPr>
        <w:t xml:space="preserve">    "component meta-analy*").ti,ab,kf.</w:t>
      </w:r>
      <w:r w:rsidRPr="00BA1FC0">
        <w:br/>
      </w:r>
      <w:r w:rsidRPr="00BA1FC0">
        <w:rPr>
          <w:rStyle w:val="VerbatimChar"/>
          <w:rFonts w:ascii="Arial" w:hAnsi="Arial"/>
        </w:rPr>
        <w:t>10. 7 or 8 or 9</w:t>
      </w:r>
      <w:r w:rsidRPr="00BA1FC0">
        <w:br/>
      </w:r>
      <w:r w:rsidRPr="00BA1FC0">
        <w:br/>
      </w:r>
      <w:r w:rsidRPr="00BA1FC0">
        <w:rPr>
          <w:rStyle w:val="VerbatimChar"/>
          <w:rFonts w:ascii="Arial" w:hAnsi="Arial"/>
        </w:rPr>
        <w:t># Combine</w:t>
      </w:r>
      <w:r w:rsidRPr="00BA1FC0">
        <w:br/>
      </w:r>
      <w:r w:rsidRPr="00BA1FC0">
        <w:rPr>
          <w:rStyle w:val="VerbatimChar"/>
          <w:rFonts w:ascii="Arial" w:hAnsi="Arial"/>
        </w:rPr>
        <w:t>11. 3 and 6 and 10</w:t>
      </w:r>
      <w:r w:rsidRPr="00BA1FC0">
        <w:br/>
      </w:r>
      <w:r w:rsidRPr="00BA1FC0">
        <w:br/>
      </w:r>
      <w:r w:rsidRPr="00BA1FC0">
        <w:rPr>
          <w:rStyle w:val="VerbatimChar"/>
          <w:rFonts w:ascii="Arial" w:hAnsi="Arial"/>
        </w:rPr>
        <w:t># Exclude out-of-PICOS populations (children, adolescents, refugees)</w:t>
      </w:r>
      <w:r w:rsidRPr="00BA1FC0">
        <w:br/>
      </w:r>
      <w:r w:rsidRPr="00BA1FC0">
        <w:rPr>
          <w:rStyle w:val="VerbatimChar"/>
          <w:rFonts w:ascii="Arial" w:hAnsi="Arial"/>
        </w:rPr>
        <w:t>12. (child* or adolescen* or paediatric or pediatric or youth or</w:t>
      </w:r>
      <w:r w:rsidRPr="00BA1FC0">
        <w:br/>
      </w:r>
      <w:r w:rsidRPr="00BA1FC0">
        <w:rPr>
          <w:rStyle w:val="VerbatimChar"/>
          <w:rFonts w:ascii="Arial" w:hAnsi="Arial"/>
        </w:rPr>
        <w:t xml:space="preserve">    "young people" or refugee* or asylum* or "internally displaced" or</w:t>
      </w:r>
      <w:r w:rsidRPr="00BA1FC0">
        <w:br/>
      </w:r>
      <w:r w:rsidRPr="00BA1FC0">
        <w:rPr>
          <w:rStyle w:val="VerbatimChar"/>
          <w:rFonts w:ascii="Arial" w:hAnsi="Arial"/>
        </w:rPr>
        <w:lastRenderedPageBreak/>
        <w:t xml:space="preserve">    "conflict-affected" or humanitarian).ti.</w:t>
      </w:r>
      <w:r w:rsidRPr="00BA1FC0">
        <w:br/>
      </w:r>
      <w:r w:rsidRPr="00BA1FC0">
        <w:rPr>
          <w:rStyle w:val="VerbatimChar"/>
          <w:rFonts w:ascii="Arial" w:hAnsi="Arial"/>
        </w:rPr>
        <w:t>13. 11 not 12</w:t>
      </w:r>
      <w:r w:rsidRPr="00BA1FC0">
        <w:br/>
      </w:r>
      <w:r w:rsidRPr="00BA1FC0">
        <w:br/>
      </w:r>
      <w:r w:rsidRPr="00BA1FC0">
        <w:rPr>
          <w:rStyle w:val="VerbatimChar"/>
          <w:rFonts w:ascii="Arial" w:hAnsi="Arial"/>
        </w:rPr>
        <w:t># Limits — Barbui</w:t>
      </w:r>
      <w:r w:rsidR="00FB0485">
        <w:rPr>
          <w:rStyle w:val="VerbatimChar"/>
          <w:rFonts w:ascii="Arial" w:hAnsi="Arial"/>
        </w:rPr>
        <w:t xml:space="preserve"> et al. (2020)</w:t>
      </w:r>
      <w:r w:rsidRPr="00BA1FC0">
        <w:rPr>
          <w:rStyle w:val="VerbatimChar"/>
          <w:rFonts w:ascii="Arial" w:hAnsi="Arial"/>
        </w:rPr>
        <w:t>-anchored update window</w:t>
      </w:r>
      <w:r w:rsidRPr="00BA1FC0">
        <w:br/>
      </w:r>
      <w:r w:rsidRPr="00BA1FC0">
        <w:rPr>
          <w:rStyle w:val="VerbatimChar"/>
          <w:rFonts w:ascii="Arial" w:hAnsi="Arial"/>
        </w:rPr>
        <w:t>14. limit 13 to (english language and yr="2019 -Current")</w:t>
      </w:r>
      <w:r w:rsidRPr="00BA1FC0">
        <w:br/>
      </w:r>
      <w:r w:rsidRPr="00BA1FC0">
        <w:rPr>
          <w:rStyle w:val="VerbatimChar"/>
          <w:rFonts w:ascii="Arial" w:hAnsi="Arial"/>
        </w:rPr>
        <w:t>15. limit 14 to humans</w:t>
      </w:r>
      <w:r w:rsidRPr="00BA1FC0">
        <w:br/>
      </w:r>
      <w:r w:rsidRPr="00BA1FC0">
        <w:rPr>
          <w:rStyle w:val="VerbatimChar"/>
          <w:rFonts w:ascii="Arial" w:hAnsi="Arial"/>
        </w:rPr>
        <w:t xml:space="preserve">    # Records with a publication month earlier than May 2019 are dropped at</w:t>
      </w:r>
      <w:r w:rsidRPr="00BA1FC0">
        <w:br/>
      </w:r>
      <w:r w:rsidRPr="00BA1FC0">
        <w:rPr>
          <w:rStyle w:val="VerbatimChar"/>
          <w:rFonts w:ascii="Arial" w:hAnsi="Arial"/>
        </w:rPr>
        <w:t xml:space="preserve">    # screening. Population scope (adult CMD; no child/adolescent/refugee</w:t>
      </w:r>
      <w:r w:rsidRPr="00BA1FC0">
        <w:br/>
      </w:r>
      <w:r w:rsidRPr="00BA1FC0">
        <w:rPr>
          <w:rStyle w:val="VerbatimChar"/>
          <w:rFonts w:ascii="Arial" w:hAnsi="Arial"/>
        </w:rPr>
        <w:t xml:space="preserve">    # samples) is confirmed at screening; the .ti NOT step above is a coarse</w:t>
      </w:r>
      <w:r w:rsidRPr="00BA1FC0">
        <w:br/>
      </w:r>
      <w:r w:rsidRPr="00BA1FC0">
        <w:rPr>
          <w:rStyle w:val="VerbatimChar"/>
          <w:rFonts w:ascii="Arial" w:hAnsi="Arial"/>
        </w:rPr>
        <w:t xml:space="preserve">    # pre-filter only, kept deliberately narrow (title-only) to avoid dropping</w:t>
      </w:r>
      <w:r w:rsidRPr="00BA1FC0">
        <w:br/>
      </w:r>
      <w:r w:rsidRPr="00BA1FC0">
        <w:rPr>
          <w:rStyle w:val="VerbatimChar"/>
          <w:rFonts w:ascii="Arial" w:hAnsi="Arial"/>
        </w:rPr>
        <w:t xml:space="preserve">    # adult reviews that merely mention these groups in passing.</w:t>
      </w:r>
    </w:p>
    <w:p w14:paraId="0E31D06D" w14:textId="77777777" w:rsidR="00D16BED" w:rsidRPr="00BA1FC0" w:rsidRDefault="00155271" w:rsidP="002D5C7F">
      <w:pPr>
        <w:pStyle w:val="FirstParagraph"/>
      </w:pPr>
      <w:r w:rsidRPr="00BA1FC0">
        <w:t xml:space="preserve">For RQ3 (scalability), RQ4 (supervision) and RQ16 (cost), the intervention block is lightly extended at the search step with question-specific terms (e.g., </w:t>
      </w:r>
      <w:r w:rsidRPr="00BA1FC0">
        <w:rPr>
          <w:rStyle w:val="VerbatimChar"/>
          <w:rFonts w:ascii="Arial" w:hAnsi="Arial"/>
        </w:rPr>
        <w:t>scal*</w:t>
      </w:r>
      <w:r w:rsidRPr="00BA1FC0">
        <w:t xml:space="preserve">, </w:t>
      </w:r>
      <w:r w:rsidRPr="00BA1FC0">
        <w:rPr>
          <w:rStyle w:val="VerbatimChar"/>
          <w:rFonts w:ascii="Arial" w:hAnsi="Arial"/>
        </w:rPr>
        <w:t>supervis*</w:t>
      </w:r>
      <w:r w:rsidRPr="00BA1FC0">
        <w:t xml:space="preserve">, </w:t>
      </w:r>
      <w:r w:rsidRPr="00BA1FC0">
        <w:rPr>
          <w:rStyle w:val="VerbatimChar"/>
          <w:rFonts w:ascii="Arial" w:hAnsi="Arial"/>
        </w:rPr>
        <w:t>"cost*"</w:t>
      </w:r>
      <w:r w:rsidRPr="00BA1FC0">
        <w:t xml:space="preserve">, </w:t>
      </w:r>
      <w:r w:rsidRPr="00BA1FC0">
        <w:rPr>
          <w:rStyle w:val="VerbatimChar"/>
          <w:rFonts w:ascii="Arial" w:hAnsi="Arial"/>
        </w:rPr>
        <w:t>"cost-effective*"</w:t>
      </w:r>
      <w:r w:rsidRPr="00BA1FC0">
        <w:t>), keeping the SR/MA design hedge unchanged.</w:t>
      </w:r>
    </w:p>
    <w:p w14:paraId="35701438" w14:textId="42BE9D1E" w:rsidR="00D16BED" w:rsidRPr="00BA1FC0" w:rsidRDefault="00155271" w:rsidP="002D5C7F">
      <w:pPr>
        <w:pStyle w:val="Heading2"/>
      </w:pPr>
      <w:bookmarkStart w:id="212" w:name="AppendixC2"/>
      <w:bookmarkStart w:id="213" w:name="_Toc233231863"/>
      <w:bookmarkStart w:id="214" w:name="X6f76364cc715a5166499a9f35ff6f52d7cb6ae4"/>
      <w:bookmarkEnd w:id="211"/>
      <w:r w:rsidRPr="00BA1FC0">
        <w:t xml:space="preserve">C.2 </w:t>
      </w:r>
      <w:bookmarkEnd w:id="212"/>
      <w:r w:rsidRPr="00BA1FC0">
        <w:t>Stream 2</w:t>
      </w:r>
      <w:bookmarkEnd w:id="213"/>
      <w:r w:rsidRPr="00BA1FC0">
        <w:t xml:space="preserve">  </w:t>
      </w:r>
    </w:p>
    <w:p w14:paraId="290961F4" w14:textId="10015BF0" w:rsidR="00D16BED" w:rsidRPr="00BA1FC0" w:rsidRDefault="00155271" w:rsidP="002D5C7F">
      <w:pPr>
        <w:pStyle w:val="FirstParagraph"/>
      </w:pPr>
      <w:r w:rsidRPr="00BA1FC0">
        <w:t>Stream 2 addresses the questions outside Barbui</w:t>
      </w:r>
      <w:r w:rsidR="005C5B4B">
        <w:t xml:space="preserve"> et al. (2020)</w:t>
      </w:r>
      <w:r w:rsidRPr="00BA1FC0">
        <w:t>’s scope. Each search combines a condition</w:t>
      </w:r>
      <w:r w:rsidR="005C5B4B">
        <w:t>/topic block with the same SR/MA design hedge on MEDLINE and Ovid as in Stream 1 (C.1 lines 7–10)</w:t>
      </w:r>
      <w:r w:rsidRPr="00BA1FC0">
        <w:t xml:space="preserve"> over the full </w:t>
      </w:r>
      <w:r w:rsidRPr="00BA1FC0">
        <w:rPr>
          <w:b/>
        </w:rPr>
        <w:t>2000–2026</w:t>
      </w:r>
      <w:r w:rsidRPr="00BA1FC0">
        <w:t xml:space="preserve"> window. The named seed reviews (</w:t>
      </w:r>
      <w:hyperlink w:anchor="tbl-anchorA">
        <w:r w:rsidRPr="00BA1FC0">
          <w:rPr>
            <w:rStyle w:val="Hyperlink"/>
          </w:rPr>
          <w:t>Table 2</w:t>
        </w:r>
      </w:hyperlink>
      <w:r w:rsidRPr="00BA1FC0">
        <w:t xml:space="preserve"> to </w:t>
      </w:r>
      <w:hyperlink w:anchor="tbl-anchorD">
        <w:r w:rsidRPr="00BA1FC0">
          <w:rPr>
            <w:rStyle w:val="Hyperlink"/>
          </w:rPr>
          <w:t>Table 5</w:t>
        </w:r>
      </w:hyperlink>
      <w:r w:rsidRPr="00BA1FC0">
        <w:t xml:space="preserve">) seed the citation chase in </w:t>
      </w:r>
      <w:r w:rsidR="00A92C3A" w:rsidRPr="00A92C3A">
        <w:rPr>
          <w:color w:val="215E99" w:themeColor="text2" w:themeTint="BF"/>
        </w:rPr>
        <w:t xml:space="preserve">Appendix </w:t>
      </w:r>
      <w:r w:rsidR="000B325F" w:rsidRPr="00A92C3A">
        <w:rPr>
          <w:color w:val="215E99" w:themeColor="text2" w:themeTint="BF"/>
        </w:rPr>
        <w:fldChar w:fldCharType="begin"/>
      </w:r>
      <w:r w:rsidR="000B325F" w:rsidRPr="00A92C3A">
        <w:rPr>
          <w:color w:val="215E99" w:themeColor="text2" w:themeTint="BF"/>
        </w:rPr>
        <w:instrText xml:space="preserve"> REF AppendixC4 \h </w:instrText>
      </w:r>
      <w:r w:rsidR="00A92C3A" w:rsidRPr="00A92C3A">
        <w:rPr>
          <w:color w:val="215E99" w:themeColor="text2" w:themeTint="BF"/>
        </w:rPr>
        <w:instrText xml:space="preserve"> \* MERGEFORMAT </w:instrText>
      </w:r>
      <w:r w:rsidR="000B325F" w:rsidRPr="00A92C3A">
        <w:rPr>
          <w:color w:val="215E99" w:themeColor="text2" w:themeTint="BF"/>
        </w:rPr>
      </w:r>
      <w:r w:rsidR="000B325F" w:rsidRPr="00A92C3A">
        <w:rPr>
          <w:color w:val="215E99" w:themeColor="text2" w:themeTint="BF"/>
        </w:rPr>
        <w:fldChar w:fldCharType="separate"/>
      </w:r>
      <w:r w:rsidR="000B325F" w:rsidRPr="00A92C3A">
        <w:rPr>
          <w:color w:val="215E99" w:themeColor="text2" w:themeTint="BF"/>
        </w:rPr>
        <w:t>C.4</w:t>
      </w:r>
      <w:r w:rsidR="000B325F" w:rsidRPr="00A92C3A">
        <w:rPr>
          <w:color w:val="215E99" w:themeColor="text2" w:themeTint="BF"/>
        </w:rPr>
        <w:fldChar w:fldCharType="end"/>
      </w:r>
      <w:r w:rsidRPr="00BA1FC0">
        <w:t>.</w:t>
      </w:r>
    </w:p>
    <w:p w14:paraId="7F737313" w14:textId="579DD31D" w:rsidR="00D16BED" w:rsidRPr="00BA1FC0" w:rsidRDefault="00155271" w:rsidP="00A57BC7">
      <w:pPr>
        <w:pStyle w:val="Heading3"/>
      </w:pPr>
      <w:bookmarkStart w:id="215" w:name="_Toc233231864"/>
      <w:bookmarkStart w:id="216" w:name="c.2.1-rq1-determinants-of-depression"/>
      <w:r w:rsidRPr="00BA1FC0">
        <w:t>C.2.1 RQ1</w:t>
      </w:r>
      <w:r w:rsidR="005C5B4B">
        <w:t>:</w:t>
      </w:r>
      <w:r w:rsidRPr="00BA1FC0">
        <w:t xml:space="preserve"> determinants of depression</w:t>
      </w:r>
      <w:bookmarkEnd w:id="215"/>
    </w:p>
    <w:p w14:paraId="2F41EECB" w14:textId="77777777" w:rsidR="00D16BED" w:rsidRPr="00BA1FC0" w:rsidRDefault="00155271" w:rsidP="002D5C7F">
      <w:pPr>
        <w:pStyle w:val="SourceCode"/>
      </w:pPr>
      <w:r w:rsidRPr="00BA1FC0">
        <w:rPr>
          <w:rStyle w:val="VerbatimChar"/>
          <w:rFonts w:ascii="Arial" w:hAnsi="Arial"/>
        </w:rPr>
        <w:t>1.  (depress* or "major depress*" or "depressive disorder*").ti,ab,kf.</w:t>
      </w:r>
      <w:r w:rsidRPr="00BA1FC0">
        <w:br/>
      </w:r>
      <w:r w:rsidRPr="00BA1FC0">
        <w:rPr>
          <w:rStyle w:val="VerbatimChar"/>
          <w:rFonts w:ascii="Arial" w:hAnsi="Arial"/>
        </w:rPr>
        <w:t>2.  (determinant* or "risk factor*" or "protective factor*" or aetiolog*</w:t>
      </w:r>
      <w:r w:rsidRPr="00BA1FC0">
        <w:br/>
      </w:r>
      <w:r w:rsidRPr="00BA1FC0">
        <w:rPr>
          <w:rStyle w:val="VerbatimChar"/>
          <w:rFonts w:ascii="Arial" w:hAnsi="Arial"/>
        </w:rPr>
        <w:t xml:space="preserve">    or etiolog* or "social determinant*" or biopsychosocial or psychosocial</w:t>
      </w:r>
      <w:r w:rsidRPr="00BA1FC0">
        <w:br/>
      </w:r>
      <w:r w:rsidRPr="00BA1FC0">
        <w:rPr>
          <w:rStyle w:val="VerbatimChar"/>
          <w:rFonts w:ascii="Arial" w:hAnsi="Arial"/>
        </w:rPr>
        <w:t xml:space="preserve">    or "biological factor*").ti,ab,kf.</w:t>
      </w:r>
      <w:r w:rsidRPr="00BA1FC0">
        <w:br/>
      </w:r>
      <w:r w:rsidRPr="00BA1FC0">
        <w:rPr>
          <w:rStyle w:val="VerbatimChar"/>
          <w:rFonts w:ascii="Arial" w:hAnsi="Arial"/>
        </w:rPr>
        <w:t>3.  [SR/MA design hedge — C.1 lines 7–10]</w:t>
      </w:r>
      <w:r w:rsidRPr="00BA1FC0">
        <w:br/>
      </w:r>
      <w:r w:rsidRPr="00BA1FC0">
        <w:rPr>
          <w:rStyle w:val="VerbatimChar"/>
          <w:rFonts w:ascii="Arial" w:hAnsi="Arial"/>
        </w:rPr>
        <w:t>4.  1 and 2 and 3</w:t>
      </w:r>
      <w:r w:rsidRPr="00BA1FC0">
        <w:br/>
      </w:r>
      <w:r w:rsidRPr="00BA1FC0">
        <w:rPr>
          <w:rStyle w:val="VerbatimChar"/>
          <w:rFonts w:ascii="Arial" w:hAnsi="Arial"/>
        </w:rPr>
        <w:t>5.  limit 4 to (english language and yr="2000 -Current") ; humans</w:t>
      </w:r>
    </w:p>
    <w:p w14:paraId="2664B5D2" w14:textId="71A29542" w:rsidR="00D16BED" w:rsidRPr="00BA1FC0" w:rsidRDefault="00155271" w:rsidP="00A57BC7">
      <w:pPr>
        <w:pStyle w:val="Heading3"/>
      </w:pPr>
      <w:bookmarkStart w:id="217" w:name="_Toc233231865"/>
      <w:bookmarkStart w:id="218" w:name="X4bcc19267a56f43e52ae050b9f69f8061c5eb0c"/>
      <w:bookmarkEnd w:id="216"/>
      <w:r w:rsidRPr="00BA1FC0">
        <w:t>C.2.2 RQ7, RQ8</w:t>
      </w:r>
      <w:r w:rsidR="005C5B4B">
        <w:t xml:space="preserve">: </w:t>
      </w:r>
      <w:r w:rsidRPr="00BA1FC0">
        <w:t>dose-response and temporal effects</w:t>
      </w:r>
      <w:bookmarkEnd w:id="217"/>
    </w:p>
    <w:p w14:paraId="7B79B96E" w14:textId="77777777" w:rsidR="00D16BED" w:rsidRPr="00BA1FC0" w:rsidRDefault="00155271" w:rsidP="002D5C7F">
      <w:pPr>
        <w:pStyle w:val="SourceCode"/>
      </w:pPr>
      <w:r w:rsidRPr="00BA1FC0">
        <w:rPr>
          <w:rStyle w:val="VerbatimChar"/>
          <w:rFonts w:ascii="Arial" w:hAnsi="Arial"/>
        </w:rPr>
        <w:t>1.  (depress* or "depressive disorder*").ti,ab,kf.</w:t>
      </w:r>
      <w:r w:rsidRPr="00BA1FC0">
        <w:br/>
      </w:r>
      <w:r w:rsidRPr="00BA1FC0">
        <w:rPr>
          <w:rStyle w:val="VerbatimChar"/>
          <w:rFonts w:ascii="Arial" w:hAnsi="Arial"/>
        </w:rPr>
        <w:t>2.  ("dose-response" or "dose response" or "session number" or</w:t>
      </w:r>
      <w:r w:rsidRPr="00BA1FC0">
        <w:br/>
      </w:r>
      <w:r w:rsidRPr="00BA1FC0">
        <w:rPr>
          <w:rStyle w:val="VerbatimChar"/>
          <w:rFonts w:ascii="Arial" w:hAnsi="Arial"/>
        </w:rPr>
        <w:t xml:space="preserve">    "number of sessions" or "treatment intensity" or "treatment duration"</w:t>
      </w:r>
      <w:r w:rsidRPr="00BA1FC0">
        <w:br/>
      </w:r>
      <w:r w:rsidRPr="00BA1FC0">
        <w:rPr>
          <w:rStyle w:val="VerbatimChar"/>
          <w:rFonts w:ascii="Arial" w:hAnsi="Arial"/>
        </w:rPr>
        <w:t xml:space="preserve">    or "minimum effective dose" or "effective dose" or "how much" or</w:t>
      </w:r>
      <w:r w:rsidRPr="00BA1FC0">
        <w:br/>
      </w:r>
      <w:r w:rsidRPr="00BA1FC0">
        <w:rPr>
          <w:rStyle w:val="VerbatimChar"/>
          <w:rFonts w:ascii="Arial" w:hAnsi="Arial"/>
        </w:rPr>
        <w:t xml:space="preserve">    "amount of psychotherapy" or "treatment length" or</w:t>
      </w:r>
      <w:r w:rsidRPr="00BA1FC0">
        <w:br/>
      </w:r>
      <w:r w:rsidRPr="00BA1FC0">
        <w:rPr>
          <w:rStyle w:val="VerbatimChar"/>
          <w:rFonts w:ascii="Arial" w:hAnsi="Arial"/>
        </w:rPr>
        <w:t xml:space="preserve">    "psychotherapy intensity" or "temporal effect*" or "long-term effect*"</w:t>
      </w:r>
      <w:r w:rsidRPr="00BA1FC0">
        <w:br/>
      </w:r>
      <w:r w:rsidRPr="00BA1FC0">
        <w:rPr>
          <w:rStyle w:val="VerbatimChar"/>
          <w:rFonts w:ascii="Arial" w:hAnsi="Arial"/>
        </w:rPr>
        <w:t xml:space="preserve">    or "mechanism* of change" or "mediator analys*").ti,ab,kf.</w:t>
      </w:r>
      <w:r w:rsidRPr="00BA1FC0">
        <w:br/>
      </w:r>
      <w:r w:rsidRPr="00BA1FC0">
        <w:rPr>
          <w:rStyle w:val="VerbatimChar"/>
          <w:rFonts w:ascii="Arial" w:hAnsi="Arial"/>
        </w:rPr>
        <w:t>3.  [SR/MA design hedge — C.1 lines 7–10]</w:t>
      </w:r>
      <w:r w:rsidRPr="00BA1FC0">
        <w:br/>
      </w:r>
      <w:r w:rsidRPr="00BA1FC0">
        <w:rPr>
          <w:rStyle w:val="VerbatimChar"/>
          <w:rFonts w:ascii="Arial" w:hAnsi="Arial"/>
        </w:rPr>
        <w:t>4.  1 and 2 and 3</w:t>
      </w:r>
      <w:r w:rsidRPr="00BA1FC0">
        <w:br/>
      </w:r>
      <w:r w:rsidRPr="00BA1FC0">
        <w:rPr>
          <w:rStyle w:val="VerbatimChar"/>
          <w:rFonts w:ascii="Arial" w:hAnsi="Arial"/>
        </w:rPr>
        <w:t>5.  limit 4 to (english language and yr="2000 -Current") ; humans</w:t>
      </w:r>
    </w:p>
    <w:p w14:paraId="42852998" w14:textId="4B7E62F4" w:rsidR="00D16BED" w:rsidRPr="00BA1FC0" w:rsidRDefault="00155271" w:rsidP="00A57BC7">
      <w:pPr>
        <w:pStyle w:val="Heading3"/>
      </w:pPr>
      <w:bookmarkStart w:id="219" w:name="_Toc233231866"/>
      <w:bookmarkStart w:id="220" w:name="c.2.3-rq11-spillover-to-non-cases"/>
      <w:bookmarkEnd w:id="218"/>
      <w:r w:rsidRPr="00BA1FC0">
        <w:lastRenderedPageBreak/>
        <w:t>C.2.3 RQ11</w:t>
      </w:r>
      <w:r w:rsidR="005C5B4B">
        <w:t xml:space="preserve">: </w:t>
      </w:r>
      <w:r w:rsidRPr="00BA1FC0">
        <w:t>spillover to non-cases</w:t>
      </w:r>
      <w:bookmarkEnd w:id="219"/>
    </w:p>
    <w:p w14:paraId="73543036" w14:textId="77777777" w:rsidR="00D16BED" w:rsidRPr="00BA1FC0" w:rsidRDefault="00155271" w:rsidP="002D5C7F">
      <w:pPr>
        <w:pStyle w:val="SourceCode"/>
      </w:pPr>
      <w:r w:rsidRPr="00BA1FC0">
        <w:rPr>
          <w:rStyle w:val="VerbatimChar"/>
          <w:rFonts w:ascii="Arial" w:hAnsi="Arial"/>
        </w:rPr>
        <w:t>1.  (depress* or "psychological distress" or "mental health").ti,ab,kf.</w:t>
      </w:r>
      <w:r w:rsidRPr="00BA1FC0">
        <w:br/>
      </w:r>
      <w:r w:rsidRPr="00BA1FC0">
        <w:rPr>
          <w:rStyle w:val="VerbatimChar"/>
          <w:rFonts w:ascii="Arial" w:hAnsi="Arial"/>
        </w:rPr>
        <w:t>2.  (spillover or "spill-over" or "indirect effect*" or "general population"</w:t>
      </w:r>
      <w:r w:rsidRPr="00BA1FC0">
        <w:br/>
      </w:r>
      <w:r w:rsidRPr="00BA1FC0">
        <w:rPr>
          <w:rStyle w:val="VerbatimChar"/>
          <w:rFonts w:ascii="Arial" w:hAnsi="Arial"/>
        </w:rPr>
        <w:t xml:space="preserve">    or "universal prevention" or "selective prevention" or "non-case*" or</w:t>
      </w:r>
      <w:r w:rsidRPr="00BA1FC0">
        <w:br/>
      </w:r>
      <w:r w:rsidRPr="00BA1FC0">
        <w:rPr>
          <w:rStyle w:val="VerbatimChar"/>
          <w:rFonts w:ascii="Arial" w:hAnsi="Arial"/>
        </w:rPr>
        <w:t xml:space="preserve">    "household effect*").ti,ab,kf.</w:t>
      </w:r>
      <w:r w:rsidRPr="00BA1FC0">
        <w:br/>
      </w:r>
      <w:r w:rsidRPr="00BA1FC0">
        <w:rPr>
          <w:rStyle w:val="VerbatimChar"/>
          <w:rFonts w:ascii="Arial" w:hAnsi="Arial"/>
        </w:rPr>
        <w:t>3.  [SR/MA design hedge — C.1 lines 7–10]</w:t>
      </w:r>
      <w:r w:rsidRPr="00BA1FC0">
        <w:br/>
      </w:r>
      <w:r w:rsidRPr="00BA1FC0">
        <w:rPr>
          <w:rStyle w:val="VerbatimChar"/>
          <w:rFonts w:ascii="Arial" w:hAnsi="Arial"/>
        </w:rPr>
        <w:t>4.  1 and 2 and 3</w:t>
      </w:r>
      <w:r w:rsidRPr="00BA1FC0">
        <w:br/>
      </w:r>
      <w:r w:rsidRPr="00BA1FC0">
        <w:rPr>
          <w:rStyle w:val="VerbatimChar"/>
          <w:rFonts w:ascii="Arial" w:hAnsi="Arial"/>
        </w:rPr>
        <w:t>5.  limit 4 to (english language and yr="2000 -Current") ; humans</w:t>
      </w:r>
    </w:p>
    <w:p w14:paraId="053925EA" w14:textId="6BE97552" w:rsidR="00D16BED" w:rsidRPr="00BA1FC0" w:rsidRDefault="00155271" w:rsidP="00A57BC7">
      <w:pPr>
        <w:pStyle w:val="Heading3"/>
      </w:pPr>
      <w:bookmarkStart w:id="221" w:name="_Toc233231867"/>
      <w:bookmarkStart w:id="222" w:name="c.2.4-rq12-stepped-care-design"/>
      <w:bookmarkEnd w:id="220"/>
      <w:r w:rsidRPr="00BA1FC0">
        <w:t>C.2.4 RQ12</w:t>
      </w:r>
      <w:r w:rsidR="005C5B4B">
        <w:t xml:space="preserve">: </w:t>
      </w:r>
      <w:r w:rsidRPr="00BA1FC0">
        <w:t>stepped-care design</w:t>
      </w:r>
      <w:bookmarkEnd w:id="221"/>
    </w:p>
    <w:p w14:paraId="3026F12B" w14:textId="77777777" w:rsidR="00D16BED" w:rsidRPr="00BA1FC0" w:rsidRDefault="00155271" w:rsidP="002D5C7F">
      <w:pPr>
        <w:pStyle w:val="SourceCode"/>
      </w:pPr>
      <w:r w:rsidRPr="00BA1FC0">
        <w:rPr>
          <w:rStyle w:val="VerbatimChar"/>
          <w:rFonts w:ascii="Arial" w:hAnsi="Arial"/>
        </w:rPr>
        <w:t>1.  (depress* or "depressive disorder*" or "common mental disorder*").ti,ab,kf.</w:t>
      </w:r>
      <w:r w:rsidRPr="00BA1FC0">
        <w:br/>
      </w:r>
      <w:r w:rsidRPr="00BA1FC0">
        <w:rPr>
          <w:rStyle w:val="VerbatimChar"/>
          <w:rFonts w:ascii="Arial" w:hAnsi="Arial"/>
        </w:rPr>
        <w:t>2.  ("stepped care" or "stepped-care" or "sequenced treatment" or</w:t>
      </w:r>
      <w:r w:rsidRPr="00BA1FC0">
        <w:br/>
      </w:r>
      <w:r w:rsidRPr="00BA1FC0">
        <w:rPr>
          <w:rStyle w:val="VerbatimChar"/>
          <w:rFonts w:ascii="Arial" w:hAnsi="Arial"/>
        </w:rPr>
        <w:t xml:space="preserve">    "collaborative care" or "matched care" or triage or</w:t>
      </w:r>
      <w:r w:rsidRPr="00BA1FC0">
        <w:br/>
      </w:r>
      <w:r w:rsidRPr="00BA1FC0">
        <w:rPr>
          <w:rStyle w:val="VerbatimChar"/>
          <w:rFonts w:ascii="Arial" w:hAnsi="Arial"/>
        </w:rPr>
        <w:t xml:space="preserve">    "treatment escalation").ti,ab,kf.</w:t>
      </w:r>
      <w:r w:rsidRPr="00BA1FC0">
        <w:br/>
      </w:r>
      <w:r w:rsidRPr="00BA1FC0">
        <w:rPr>
          <w:rStyle w:val="VerbatimChar"/>
          <w:rFonts w:ascii="Arial" w:hAnsi="Arial"/>
        </w:rPr>
        <w:t>3.  [SR/MA design hedge — C.1 lines 7–10]</w:t>
      </w:r>
      <w:r w:rsidRPr="00BA1FC0">
        <w:br/>
      </w:r>
      <w:r w:rsidRPr="00BA1FC0">
        <w:rPr>
          <w:rStyle w:val="VerbatimChar"/>
          <w:rFonts w:ascii="Arial" w:hAnsi="Arial"/>
        </w:rPr>
        <w:t>4.  1 and 2 and 3</w:t>
      </w:r>
      <w:r w:rsidRPr="00BA1FC0">
        <w:br/>
      </w:r>
      <w:r w:rsidRPr="00BA1FC0">
        <w:rPr>
          <w:rStyle w:val="VerbatimChar"/>
          <w:rFonts w:ascii="Arial" w:hAnsi="Arial"/>
        </w:rPr>
        <w:t>5.  limit 4 to (english language and yr="2000 -Current") ; humans</w:t>
      </w:r>
    </w:p>
    <w:p w14:paraId="65507631" w14:textId="4B8D4DE2" w:rsidR="00D16BED" w:rsidRPr="00BA1FC0" w:rsidRDefault="00155271" w:rsidP="002D5C7F">
      <w:pPr>
        <w:pStyle w:val="Heading2"/>
      </w:pPr>
      <w:bookmarkStart w:id="223" w:name="AppendixC3"/>
      <w:bookmarkStart w:id="224" w:name="_Toc233231868"/>
      <w:bookmarkStart w:id="225" w:name="Xd60f5b499b6dea7194d9426e93da44161970232"/>
      <w:bookmarkEnd w:id="214"/>
      <w:bookmarkEnd w:id="222"/>
      <w:r w:rsidRPr="00BA1FC0">
        <w:t xml:space="preserve">C.3 </w:t>
      </w:r>
      <w:bookmarkEnd w:id="223"/>
      <w:r w:rsidRPr="00BA1FC0">
        <w:t>PsycINFO and Global Index Medicus adaptations</w:t>
      </w:r>
      <w:bookmarkEnd w:id="224"/>
    </w:p>
    <w:p w14:paraId="5BF44DD2" w14:textId="1A1CC02E" w:rsidR="00D16BED" w:rsidRPr="00BA1FC0" w:rsidRDefault="00155271" w:rsidP="002D5C7F">
      <w:pPr>
        <w:pStyle w:val="FirstParagraph"/>
      </w:pPr>
      <w:r w:rsidRPr="00BA1FC0">
        <w:t xml:space="preserve">Both streams are re-run in </w:t>
      </w:r>
      <w:r w:rsidRPr="00BA1FC0">
        <w:rPr>
          <w:b/>
        </w:rPr>
        <w:t>PsycINFO</w:t>
      </w:r>
      <w:r w:rsidRPr="00BA1FC0">
        <w:t xml:space="preserve"> (Ovid/EBSCO) and the </w:t>
      </w:r>
      <w:r w:rsidRPr="00BA1FC0">
        <w:rPr>
          <w:b/>
        </w:rPr>
        <w:t>WHO Global Index Medicus (GIM)</w:t>
      </w:r>
      <w:r w:rsidRPr="00BA1FC0">
        <w:t xml:space="preserve"> to </w:t>
      </w:r>
      <w:r w:rsidR="00A92C3A" w:rsidRPr="00BA1FC0">
        <w:t>maximize</w:t>
      </w:r>
      <w:r w:rsidRPr="00BA1FC0">
        <w:t xml:space="preserve"> recall of psychological-intervention and LMIC-published reviews. The condition, topic and intervention blocks are translated to platform syntax (PsycINFO </w:t>
      </w:r>
      <w:r w:rsidRPr="00BA1FC0">
        <w:rPr>
          <w:rStyle w:val="VerbatimChar"/>
          <w:rFonts w:ascii="Arial" w:hAnsi="Arial"/>
        </w:rPr>
        <w:t>.ti,ab,id.</w:t>
      </w:r>
      <w:r w:rsidRPr="00BA1FC0">
        <w:t xml:space="preserve">; GIM </w:t>
      </w:r>
      <w:r w:rsidRPr="00BA1FC0">
        <w:rPr>
          <w:rStyle w:val="VerbatimChar"/>
          <w:rFonts w:ascii="Arial" w:hAnsi="Arial"/>
        </w:rPr>
        <w:t>tw:</w:t>
      </w:r>
      <w:r w:rsidRPr="00BA1FC0">
        <w:t xml:space="preserve"> Lucene text-word tags); the SR/MA design hedge is translated to PsycINFO’s </w:t>
      </w:r>
      <w:r w:rsidRPr="00BA1FC0">
        <w:rPr>
          <w:rStyle w:val="VerbatimChar"/>
          <w:rFonts w:ascii="Arial" w:hAnsi="Arial"/>
        </w:rPr>
        <w:t>Methodology</w:t>
      </w:r>
      <w:r w:rsidRPr="00BA1FC0">
        <w:t xml:space="preserve"> field (</w:t>
      </w:r>
      <w:r w:rsidRPr="00BA1FC0">
        <w:rPr>
          <w:rStyle w:val="VerbatimChar"/>
          <w:rFonts w:ascii="Arial" w:hAnsi="Arial"/>
        </w:rPr>
        <w:t>("Systematic Review" or "Meta Analysis").md.</w:t>
      </w:r>
      <w:r w:rsidRPr="00BA1FC0">
        <w:t xml:space="preserve">) plus the free-text review terms, and to GIM free-text review terms. The Stream-1 date limit (2019-05 to 2026-05) and the Stream-2 window (2000–2026) are applied identically. </w:t>
      </w:r>
      <w:r w:rsidRPr="00BA1FC0">
        <w:rPr>
          <w:b/>
        </w:rPr>
        <w:t>Epistemonikos</w:t>
      </w:r>
      <w:r w:rsidRPr="00BA1FC0">
        <w:t xml:space="preserve"> and the </w:t>
      </w:r>
      <w:r w:rsidRPr="00BA1FC0">
        <w:rPr>
          <w:b/>
        </w:rPr>
        <w:t>Cochrane Database of Systematic Reviews</w:t>
      </w:r>
      <w:r w:rsidRPr="00BA1FC0">
        <w:t xml:space="preserve"> are searched with the condition + topic blocks only, as both are review-only databases for which a design hedge is redundant.</w:t>
      </w:r>
    </w:p>
    <w:p w14:paraId="7597016F" w14:textId="0FD4D3F2" w:rsidR="00D16BED" w:rsidRPr="00BA1FC0" w:rsidRDefault="00155271" w:rsidP="002D5C7F">
      <w:pPr>
        <w:pStyle w:val="Heading2"/>
      </w:pPr>
      <w:bookmarkStart w:id="226" w:name="AppendixC4"/>
      <w:bookmarkStart w:id="227" w:name="_Toc233231869"/>
      <w:bookmarkStart w:id="228" w:name="X388d8e3edc6f9584bd105bc002171ebddaf9012"/>
      <w:bookmarkEnd w:id="225"/>
      <w:r w:rsidRPr="00BA1FC0">
        <w:t xml:space="preserve">C.4 Stream </w:t>
      </w:r>
      <w:bookmarkEnd w:id="226"/>
      <w:r w:rsidRPr="00BA1FC0">
        <w:t>2 citation chasing and supplementary sources</w:t>
      </w:r>
      <w:bookmarkEnd w:id="227"/>
    </w:p>
    <w:p w14:paraId="1E30B0BB" w14:textId="72D3A282" w:rsidR="00D16BED" w:rsidRPr="00BA1FC0" w:rsidRDefault="00155271" w:rsidP="00A57BC7">
      <w:pPr>
        <w:pStyle w:val="Heading3"/>
      </w:pPr>
      <w:bookmarkStart w:id="229" w:name="_Toc233231870"/>
      <w:bookmarkStart w:id="230" w:name="c.4.1-seed-review-citation-chase"/>
      <w:r w:rsidRPr="00BA1FC0">
        <w:t>C.4.1 Seed-review citation chase</w:t>
      </w:r>
      <w:bookmarkEnd w:id="229"/>
    </w:p>
    <w:p w14:paraId="558D9035" w14:textId="77777777" w:rsidR="00D16BED" w:rsidRPr="00BA1FC0" w:rsidRDefault="00155271" w:rsidP="002D5C7F">
      <w:pPr>
        <w:pStyle w:val="FirstParagraph"/>
      </w:pPr>
      <w:r w:rsidRPr="00BA1FC0">
        <w:t>For each out-of-scope question, the named seed reviews (</w:t>
      </w:r>
      <w:hyperlink w:anchor="tbl-anchorA">
        <w:r w:rsidRPr="00BA1FC0">
          <w:rPr>
            <w:rStyle w:val="Hyperlink"/>
          </w:rPr>
          <w:t>Table 2</w:t>
        </w:r>
      </w:hyperlink>
      <w:r w:rsidRPr="00BA1FC0">
        <w:t xml:space="preserve"> to </w:t>
      </w:r>
      <w:hyperlink w:anchor="tbl-anchorD">
        <w:r w:rsidRPr="00BA1FC0">
          <w:rPr>
            <w:rStyle w:val="Hyperlink"/>
          </w:rPr>
          <w:t>Table 5</w:t>
        </w:r>
      </w:hyperlink>
      <w:r w:rsidRPr="00BA1FC0">
        <w:t xml:space="preserve">) are expanded by </w:t>
      </w:r>
      <w:r w:rsidRPr="00BA1FC0">
        <w:rPr>
          <w:b/>
        </w:rPr>
        <w:t>one-hop citation chasing restricted to SR/MA</w:t>
      </w:r>
      <w:r w:rsidRPr="00BA1FC0">
        <w:t>:</w:t>
      </w:r>
    </w:p>
    <w:p w14:paraId="73234765" w14:textId="77777777" w:rsidR="00D16BED" w:rsidRPr="00BA1FC0" w:rsidRDefault="00155271" w:rsidP="002D5C7F">
      <w:pPr>
        <w:pStyle w:val="Compact"/>
        <w:numPr>
          <w:ilvl w:val="0"/>
          <w:numId w:val="21"/>
        </w:numPr>
      </w:pPr>
      <w:r w:rsidRPr="00BA1FC0">
        <w:rPr>
          <w:b/>
        </w:rPr>
        <w:t>1-hop backward</w:t>
      </w:r>
      <w:r w:rsidRPr="00BA1FC0">
        <w:t xml:space="preserve"> — reference lists of each seed review.</w:t>
      </w:r>
    </w:p>
    <w:p w14:paraId="5F83A740" w14:textId="77777777" w:rsidR="00D16BED" w:rsidRPr="00BA1FC0" w:rsidRDefault="00155271" w:rsidP="002D5C7F">
      <w:pPr>
        <w:pStyle w:val="Compact"/>
        <w:numPr>
          <w:ilvl w:val="0"/>
          <w:numId w:val="21"/>
        </w:numPr>
      </w:pPr>
      <w:r w:rsidRPr="00BA1FC0">
        <w:rPr>
          <w:b/>
        </w:rPr>
        <w:t>1-hop forward</w:t>
      </w:r>
      <w:r w:rsidRPr="00BA1FC0">
        <w:t xml:space="preserve"> — OpenAlex API; for each seed, retain the top 50 forward citations by citation count.</w:t>
      </w:r>
    </w:p>
    <w:p w14:paraId="2A32EB5C" w14:textId="77777777" w:rsidR="00D16BED" w:rsidRPr="00BA1FC0" w:rsidRDefault="00155271" w:rsidP="002D5C7F">
      <w:pPr>
        <w:pStyle w:val="FirstParagraph"/>
      </w:pPr>
      <w:r w:rsidRPr="00BA1FC0">
        <w:t xml:space="preserve">Records are de-duplicated against the database yield, screened against PICOST, and admitted only if they are themselves systematic reviews or meta-analyses. Captured in EPPI as source </w:t>
      </w:r>
      <w:r w:rsidRPr="00BA1FC0">
        <w:rPr>
          <w:rStyle w:val="VerbatimChar"/>
          <w:rFonts w:ascii="Arial" w:hAnsi="Arial"/>
        </w:rPr>
        <w:t>citation_chase_&lt;rq&gt;</w:t>
      </w:r>
      <w:r w:rsidRPr="00BA1FC0">
        <w:t>. As in Stream 1, the admitted reviews are then followed to their primary studies, of which only those meeting PICOS are extracted.</w:t>
      </w:r>
    </w:p>
    <w:p w14:paraId="0E8880D2" w14:textId="390595F0" w:rsidR="00D16BED" w:rsidRPr="00BA1FC0" w:rsidRDefault="00155271" w:rsidP="00A57BC7">
      <w:pPr>
        <w:pStyle w:val="Heading3"/>
      </w:pPr>
      <w:bookmarkStart w:id="231" w:name="_Toc233231871"/>
      <w:bookmarkStart w:id="232" w:name="c.4.2-supplementary-sources"/>
      <w:bookmarkEnd w:id="230"/>
      <w:r w:rsidRPr="00BA1FC0">
        <w:lastRenderedPageBreak/>
        <w:t>C.4.2 Supplementary sources</w:t>
      </w:r>
      <w:bookmarkEnd w:id="231"/>
    </w:p>
    <w:p w14:paraId="33A526B9" w14:textId="1B0971BE" w:rsidR="00D16BED" w:rsidRPr="00BA1FC0" w:rsidRDefault="00155271" w:rsidP="002D5C7F">
      <w:pPr>
        <w:pStyle w:val="Compact"/>
        <w:numPr>
          <w:ilvl w:val="0"/>
          <w:numId w:val="22"/>
        </w:numPr>
      </w:pPr>
      <w:r w:rsidRPr="00BA1FC0">
        <w:rPr>
          <w:b/>
        </w:rPr>
        <w:t>Background reviews retained as context</w:t>
      </w:r>
      <w:r w:rsidRPr="00BA1FC0">
        <w:t xml:space="preserve"> (cited in synthesis where they appear in the SR/MA corpus): the </w:t>
      </w:r>
      <w:r w:rsidR="009811B0">
        <w:fldChar w:fldCharType="begin"/>
      </w:r>
      <w:r w:rsidR="009811B0">
        <w:instrText xml:space="preserve"> ADDIN ZOTERO_ITEM CSL_CITATION {"citationID":"cLrQE19B","properties":{"unsorted":false,"formattedCitation":"(Schleider et al., 2025)","plainCitation":"(Schleider et al., 2025)","noteIndex":0},"citationItems":[{"id":276235,"uris":["http://zotero.org/groups/6580398/items/U9NRA97C"],"itemData":{"id":276235,"type":"article-journal","container-title":"Annual Review of Clinical Psychology","DOI":"10.1146/annurev-clinpsy-081423-025033","issue":"1","page":"279–303","title":"Single-Session Interventions for Mental Health Problems and Service Engagement: Umbrella Review of Systematic Reviews and Meta-Analyses","volume":"21","author":[{"family":"Schleider","given":"Jessica L."},{"family":"Zapata","given":"Juan Pablo"},{"family":"Rapoport","given":"Andy"},{"family":"Wescott","given":"Annie"},{"family":"Ghosh","given":"Arka"},{"family":"Kaveladze","given":"Benji"},{"family":"Szkody","given":"Erica"},{"family":"Ahuvia","given":"Isaac L."}],"issued":{"date-parts":[["2025"]]}}}],"schema":"https://github.com/citation-style-language/schema/raw/master/csl-citation.json"} </w:instrText>
      </w:r>
      <w:r w:rsidR="009811B0">
        <w:fldChar w:fldCharType="separate"/>
      </w:r>
      <w:r w:rsidR="009811B0" w:rsidRPr="009811B0">
        <w:t xml:space="preserve">Schleider et al. </w:t>
      </w:r>
      <w:r w:rsidR="008E72E7" w:rsidRPr="00F519F1">
        <w:rPr>
          <w:lang w:val="fr-FR"/>
        </w:rPr>
        <w:t>(</w:t>
      </w:r>
      <w:r w:rsidR="009811B0" w:rsidRPr="00F519F1">
        <w:rPr>
          <w:lang w:val="fr-FR"/>
        </w:rPr>
        <w:t>2025)</w:t>
      </w:r>
      <w:r w:rsidR="009811B0">
        <w:fldChar w:fldCharType="end"/>
      </w:r>
      <w:r w:rsidRPr="00F519F1">
        <w:rPr>
          <w:lang w:val="fr-FR"/>
        </w:rPr>
        <w:t xml:space="preserve"> SSI umbrella;  </w:t>
      </w:r>
      <w:r w:rsidR="008E72E7">
        <w:fldChar w:fldCharType="begin"/>
      </w:r>
      <w:r w:rsidR="008E72E7" w:rsidRPr="00D46631">
        <w:rPr>
          <w:lang w:val="fr-FR"/>
        </w:rPr>
        <w:instrText xml:space="preserve"> ADDIN ZOTERO_ITEM CSL_CITATION {"citationID":"5NbzffMj","properties":{"unsorted":false,"formattedCitation":"(Cuijpers et al., 2013)","plainCitation":"(Cuijpers et al., 2013)","noteIndex":0},"citationItems":[{"id":276236,"uris":["http://zotero.org/groups/6580398/items/6KIMTLPK"],"itemData":{"id":276236,"type":"article-journal","container-title":"Journal of Affective Disorders","DOI":"10.1016/j.jad.2013.02.030","issue":"1–3","page":"1–13","title":"How much psychotherapy is needed to treat depression? A metaregression analysis","volume":"149","author":[{"family":"Cuijpers","given":"Pim"},{"family":"Huibers","given":"Marcus"},{"family":"Ebert","given":"David Daniel"},{"family":"Koole","given":"Sander L."},{"family":"Andersson","given":"Gerhard"}],"issued":{"date-parts":[["2013"]]}}}],"schema":"https://github.com/citation-style-language/schema/raw/master/csl-citation.json"} </w:instrText>
      </w:r>
      <w:r w:rsidR="008E72E7">
        <w:fldChar w:fldCharType="separate"/>
      </w:r>
      <w:r w:rsidR="008E72E7" w:rsidRPr="00F519F1">
        <w:rPr>
          <w:lang w:val="fr-FR"/>
        </w:rPr>
        <w:t xml:space="preserve">Cuijpers et al. </w:t>
      </w:r>
      <w:r w:rsidR="000204DE" w:rsidRPr="00F519F1">
        <w:rPr>
          <w:lang w:val="fr-FR"/>
        </w:rPr>
        <w:t>(</w:t>
      </w:r>
      <w:r w:rsidR="008E72E7" w:rsidRPr="00F519F1">
        <w:rPr>
          <w:lang w:val="fr-FR"/>
        </w:rPr>
        <w:t>2013)</w:t>
      </w:r>
      <w:r w:rsidR="008E72E7">
        <w:fldChar w:fldCharType="end"/>
      </w:r>
      <w:r w:rsidR="008E72E7" w:rsidRPr="00F519F1">
        <w:rPr>
          <w:lang w:val="fr-FR"/>
        </w:rPr>
        <w:t xml:space="preserve"> </w:t>
      </w:r>
      <w:r w:rsidRPr="00F519F1">
        <w:rPr>
          <w:lang w:val="fr-FR"/>
        </w:rPr>
        <w:t>dose-response;</w:t>
      </w:r>
      <w:r w:rsidRPr="00F519F1" w:rsidDel="008E72E7">
        <w:rPr>
          <w:lang w:val="fr-FR"/>
        </w:rPr>
        <w:t xml:space="preserve"> </w:t>
      </w:r>
      <w:r w:rsidR="00176276">
        <w:fldChar w:fldCharType="begin"/>
      </w:r>
      <w:r w:rsidR="00176276" w:rsidRPr="00D46631">
        <w:rPr>
          <w:lang w:val="fr-FR"/>
        </w:rPr>
        <w:instrText xml:space="preserve"> ADDIN ZOTERO_ITEM CSL_CITATION {"citationID":"NYiyDOhx","properties":{"unsorted":false,"formattedCitation":"(Cuijpers et al., 2019)","plainCitation":"(Cuijpers et al., 2019)","noteIndex":0},"citationItems":[{"id":276257,"uris":["http://zotero.org/groups/6580398/items/FX6RQUDT"],"itemData":{"id":276257,"type":"article-journal","container-title":"Epidemiology and Psychiatric Sciences","DOI":"10.1017/S2045796018000057","issue":"1","page":"21–30","title":"Was Eysenck right after all? A reassessment of the effects of psychotherapy for adult depression","volume":"28","author":[{"family":"Cuijpers","given":"Pim"},{"family":"Karyotaki","given":"Eirini"},{"family":"Reijnders","given":"Mirjam"},{"family":"Ebert","given":"David Daniel"}],"issued":{"date-parts":[["2019"]]}}}],"schema":"https://github.com/citation-style-language/schema/raw/master/csl-citation.json"} </w:instrText>
      </w:r>
      <w:r w:rsidR="00176276">
        <w:fldChar w:fldCharType="separate"/>
      </w:r>
      <w:r w:rsidR="00176276" w:rsidRPr="00F519F1">
        <w:rPr>
          <w:lang w:val="fr-FR"/>
        </w:rPr>
        <w:t xml:space="preserve">Cuijpers et al. </w:t>
      </w:r>
      <w:r w:rsidR="00E86161">
        <w:t>(</w:t>
      </w:r>
      <w:r w:rsidR="00176276" w:rsidRPr="00176276">
        <w:t>2019)</w:t>
      </w:r>
      <w:r w:rsidR="00176276">
        <w:fldChar w:fldCharType="end"/>
      </w:r>
      <w:r w:rsidR="00176276">
        <w:t xml:space="preserve"> </w:t>
      </w:r>
      <w:r w:rsidRPr="00BA1FC0">
        <w:t xml:space="preserve">IPD-MA ; </w:t>
      </w:r>
      <w:r w:rsidR="00150958">
        <w:t xml:space="preserve">the </w:t>
      </w:r>
      <w:r w:rsidR="00E86161">
        <w:fldChar w:fldCharType="begin"/>
      </w:r>
      <w:r w:rsidR="00E86161">
        <w:instrText xml:space="preserve"> ADDIN ZOTERO_ITEM CSL_CITATION {"citationID":"Z3I3sCRx","properties":{"unsorted":false,"formattedCitation":"(van Ginneken et al., 2021)","plainCitation":"(van Ginneken et al., 2021)","noteIndex":0},"citationItems":[{"id":276247,"uris":["http://zotero.org/groups/6580398/items/VLBXFJJ4"],"itemData":{"id":276247,"type":"article-journal","container-title":"Cochrane Database of Systematic Reviews","DOI":"10.1002/14651858.CD009149.pub3","issue":"8","page":"CD009149","title":"Primary-level worker interventions for the care of people living with mental disorders and distress in low- and middle-income countries","author":[{"family":"Ginneken","given":"Nadja","non-dropping-particle":"van"},{"family":"Chin","given":"Weng Yee"},{"family":"Lim","given":"Yen Chian"},{"family":"Ussif","given":"Amin"},{"family":"Singh","given":"Rakesh"},{"family":"Shahmalak","given":"Ujala"},{"family":"Purgato","given":"Marianna"},{"family":"Rojas-García","given":"Antonio"},{"family":"Uphoff","given":"Eleonora"},{"family":"McMullen","given":"Sarah"},{"family":"Foss","given":"Hannah Sophie"},{"family":"Thapa Pachya","given":"Ambika"},{"family":"Rashidian","given":"Laila"},{"family":"Borghesani","given":"Anna"},{"family":"Henschke","given":"Nicholas"},{"family":"Chong","given":"Lee-Yee"},{"family":"Lewin","given":"Simon"}],"issued":{"date-parts":[["2021"]]}}}],"schema":"https://github.com/citation-style-language/schema/raw/master/csl-citation.json"} </w:instrText>
      </w:r>
      <w:r w:rsidR="00E86161">
        <w:fldChar w:fldCharType="separate"/>
      </w:r>
      <w:r w:rsidR="00E86161" w:rsidRPr="00E86161">
        <w:t xml:space="preserve">van Ginneken et al. </w:t>
      </w:r>
      <w:r w:rsidR="00150958">
        <w:t>(</w:t>
      </w:r>
      <w:r w:rsidR="00E86161" w:rsidRPr="00E86161">
        <w:t>2021)</w:t>
      </w:r>
      <w:r w:rsidR="00E86161">
        <w:fldChar w:fldCharType="end"/>
      </w:r>
      <w:r w:rsidR="00150958">
        <w:t xml:space="preserve"> Cochrane review</w:t>
      </w:r>
      <w:r w:rsidRPr="00BA1FC0">
        <w:t xml:space="preserve">; the </w:t>
      </w:r>
      <w:r w:rsidR="0094497B">
        <w:fldChar w:fldCharType="begin"/>
      </w:r>
      <w:r w:rsidR="0094497B">
        <w:instrText xml:space="preserve"> ADDIN ZOTERO_ITEM CSL_CITATION {"citationID":"HrgIb7oO","properties":{"unsorted":false,"formattedCitation":"(Singla et al., 2018)","plainCitation":"(Singla et al., 2018)","noteIndex":0},"citationItems":[{"id":276185,"uris":["http://zotero.org/groups/6580398/items/HFMVVTWL"],"itemData":{"id":276185,"type":"article-journal","container-title":"World Psychiatry","DOI":"10.1002/wps.20532","ISSN":"1723-8617","issue":"2","journalAbbreviation":"World Psychiatry","page":"226-227","PMID":"29856556","PMCID":"PMC5980618","source":"PubMed Central","title":"Scaling up psychological treatments for common mental disorders: a call to action","title-short":"Scaling up psychological treatments for common mental disorders","volume":"17","author":[{"family":"Singla","given":"Daisy R."},{"family":"Raviola","given":"Giuseppe"},{"family":"Patel","given":"Vikram"}],"issued":{"date-parts":[["2018",6]]}}}],"schema":"https://github.com/citation-style-language/schema/raw/master/csl-citation.json"} </w:instrText>
      </w:r>
      <w:r w:rsidR="0094497B">
        <w:fldChar w:fldCharType="separate"/>
      </w:r>
      <w:r w:rsidR="0094497B" w:rsidRPr="0094497B">
        <w:t xml:space="preserve">Singla et al. </w:t>
      </w:r>
      <w:r w:rsidR="001C3FAD">
        <w:t>(</w:t>
      </w:r>
      <w:r w:rsidR="0094497B" w:rsidRPr="0094497B">
        <w:t>2018)</w:t>
      </w:r>
      <w:r w:rsidR="0094497B">
        <w:fldChar w:fldCharType="end"/>
      </w:r>
      <w:r w:rsidRPr="00BA1FC0">
        <w:t xml:space="preserve"> call-to-action; </w:t>
      </w:r>
      <w:r w:rsidR="00FF6F9F">
        <w:fldChar w:fldCharType="begin"/>
      </w:r>
      <w:r w:rsidR="00FF6F9F">
        <w:instrText xml:space="preserve"> ADDIN ZOTERO_ITEM CSL_CITATION {"citationID":"CuTOEzXw","properties":{"unsorted":false,"formattedCitation":"(McGuire et al., 2024)","plainCitation":"(McGuire et al., 2024)","noteIndex":0},"citationItems":[{"id":276248,"uris":["http://zotero.org/groups/6580398/items/MLXYLUWV"],"itemData":{"id":276248,"type":"report","genre":"HLI Report","publisher":"Happier Lives Institute","publisher-place":"Oxford, UK","title":"The wellbeing cost-effectiveness of StrongMinds and Friendship Bench: Combining a systematic review and meta-analysis with charity-related data (Nov 2024 Update)","URL":"https://www.happierlivesinstitute.org/report/the-wellbeing-cost-effectiveness-of-strongminds-and-friendship-bench-combining-a-systematic-review-and-meta-analysis-with-charity-related-data-nov-2024-update/","author":[{"family":"McGuire","given":"Joel"},{"family":"Dupret","given":"Samuel"},{"family":"Plant","given":"Michael"},{"family":"Stewart","given":"Barry"},{"family":"Goddard","given":"Joe"},{"family":"Klapow","given":"Megan"},{"family":"Giraldi","given":"Donato"}],"issued":{"date-parts":[["2024",11]]}}}],"schema":"https://github.com/citation-style-language/schema/raw/master/csl-citation.json"} </w:instrText>
      </w:r>
      <w:r w:rsidR="00FF6F9F">
        <w:fldChar w:fldCharType="separate"/>
      </w:r>
      <w:r w:rsidR="00FF6F9F" w:rsidRPr="00FF6F9F">
        <w:t xml:space="preserve">McGuire et al. </w:t>
      </w:r>
      <w:r w:rsidR="00586CE2">
        <w:t>(</w:t>
      </w:r>
      <w:r w:rsidR="00FF6F9F" w:rsidRPr="00FF6F9F">
        <w:t>2024)</w:t>
      </w:r>
      <w:r w:rsidR="00FF6F9F">
        <w:fldChar w:fldCharType="end"/>
      </w:r>
      <w:r w:rsidRPr="00BA1FC0">
        <w:t xml:space="preserve">; </w:t>
      </w:r>
      <w:r w:rsidR="00586CE2">
        <w:fldChar w:fldCharType="begin"/>
      </w:r>
      <w:r w:rsidR="00586CE2">
        <w:instrText xml:space="preserve"> ADDIN ZOTERO_ITEM CSL_CITATION {"citationID":"ejF5QIs8","properties":{"unsorted":false,"formattedCitation":"(World Health Organization, 2008)","plainCitation":"(World Health Organization, 2008)","noteIndex":0},"citationItems":[{"id":276232,"uris":["http://zotero.org/groups/6580398/items/SY4Z9R2Y"],"itemData":{"id":276232,"type":"document","publisher":"World Health Organization","publisher-place":"Geneva","title":"mhGAP: Mental Health Gap Action Programme â€” Scaling Up Care for Mental, Neurological, and Substance Use Disorders","URL":"https://www.who.int/publications/i/item/9789241596206","author":[{"literal":"World Health Organization"}],"issued":{"date-parts":[["2008"]]}}}],"schema":"https://github.com/citation-style-language/schema/raw/master/csl-citation.json"} </w:instrText>
      </w:r>
      <w:r w:rsidR="00586CE2">
        <w:fldChar w:fldCharType="separate"/>
      </w:r>
      <w:r w:rsidR="00586CE2" w:rsidRPr="00586CE2">
        <w:t xml:space="preserve">World Health Organization </w:t>
      </w:r>
      <w:r w:rsidR="00BB66F9">
        <w:t>(</w:t>
      </w:r>
      <w:r w:rsidR="00586CE2" w:rsidRPr="00586CE2">
        <w:t>2008)</w:t>
      </w:r>
      <w:r w:rsidR="00586CE2">
        <w:fldChar w:fldCharType="end"/>
      </w:r>
      <w:r w:rsidRPr="00BA1FC0">
        <w:t xml:space="preserve">; </w:t>
      </w:r>
      <w:r w:rsidR="00BB66F9">
        <w:fldChar w:fldCharType="begin"/>
      </w:r>
      <w:r w:rsidR="00BB66F9">
        <w:instrText xml:space="preserve"> ADDIN ZOTERO_ITEM CSL_CITATION {"citationID":"CFQTAqGa","properties":{"unsorted":false,"formattedCitation":"(Bower &amp; Gilbody, 2005)","plainCitation":"(Bower &amp; Gilbody, 2005)","noteIndex":0},"citationItems":[{"id":276231,"uris":["http://zotero.org/groups/6580398/items/DY6A8V8R"],"itemData":{"id":276231,"type":"article-journal","container-title":"The British Journal of Psychiatry","DOI":"10.1192/bjp.186.1.11","issue":"1","page":"11–17","title":"Stepped care in psychological therapies: access, effectiveness and efficiency. Narrative literature review","volume":"186","author":[{"family":"Bower","given":"Peter"},{"family":"Gilbody","given":"Simon"}],"issued":{"date-parts":[["2005"]]}}}],"schema":"https://github.com/citation-style-language/schema/raw/master/csl-citation.json"} </w:instrText>
      </w:r>
      <w:r w:rsidR="00BB66F9">
        <w:fldChar w:fldCharType="separate"/>
      </w:r>
      <w:r w:rsidR="00BB66F9" w:rsidRPr="00BB66F9">
        <w:t xml:space="preserve">Bower &amp; Gilbody </w:t>
      </w:r>
      <w:r w:rsidR="00FF5DC4">
        <w:t>(</w:t>
      </w:r>
      <w:r w:rsidR="00BB66F9" w:rsidRPr="00BB66F9">
        <w:t>2005)</w:t>
      </w:r>
      <w:r w:rsidR="00BB66F9">
        <w:fldChar w:fldCharType="end"/>
      </w:r>
      <w:r w:rsidR="00BB66F9">
        <w:t xml:space="preserve"> </w:t>
      </w:r>
      <w:r w:rsidRPr="00BA1FC0">
        <w:t xml:space="preserve">stepped care; </w:t>
      </w:r>
      <w:r w:rsidR="00FF5DC4">
        <w:fldChar w:fldCharType="begin"/>
      </w:r>
      <w:r w:rsidR="00FF5DC4">
        <w:instrText xml:space="preserve"> ADDIN ZOTERO_ITEM CSL_CITATION {"citationID":"oMLbhanb","properties":{"unsorted":false,"formattedCitation":"(Alagarajah &amp; Fraker, 2026)","plainCitation":"(Alagarajah &amp; Fraker, 2026)","noteIndex":0},"citationItems":[{"id":276253,"uris":["http://zotero.org/groups/6580398/items/8Z6EZD6K"],"itemData":{"id":276253,"type":"manuscript","publisher":"StrongMinds","title":"Ultra Low Cost Model: Phase 3B Report (DRAFT)","author":[{"family":"Alagarajah","given":"Jana"},{"family":"Fraker","given":"Andrew"}],"issued":{"date-parts":[["2026",4]]}}}],"schema":"https://github.com/citation-style-language/schema/raw/master/csl-citation.json"} </w:instrText>
      </w:r>
      <w:r w:rsidR="00FF5DC4">
        <w:fldChar w:fldCharType="separate"/>
      </w:r>
      <w:r w:rsidR="00FF5DC4" w:rsidRPr="00FF5DC4">
        <w:t xml:space="preserve">Alagarajah &amp; Fraker </w:t>
      </w:r>
      <w:r w:rsidR="00F8111D">
        <w:t>(</w:t>
      </w:r>
      <w:r w:rsidR="00FF5DC4" w:rsidRPr="00FF5DC4">
        <w:t>2026)</w:t>
      </w:r>
      <w:r w:rsidR="00FF5DC4">
        <w:fldChar w:fldCharType="end"/>
      </w:r>
      <w:r w:rsidR="00F8111D">
        <w:t xml:space="preserve"> </w:t>
      </w:r>
      <w:r w:rsidRPr="00BA1FC0">
        <w:t xml:space="preserve">StrongMinds Phase 3b; </w:t>
      </w:r>
      <w:r w:rsidR="00F8111D">
        <w:fldChar w:fldCharType="begin"/>
      </w:r>
      <w:r w:rsidR="00F8111D">
        <w:instrText xml:space="preserve"> ADDIN ZOTERO_ITEM CSL_CITATION {"citationID":"Gb2P1c1g","properties":{"unsorted":false,"formattedCitation":"(Acam &amp; Hopkins, 2026)","plainCitation":"(Acam &amp; Hopkins, 2026)","noteIndex":0},"citationItems":[{"id":276237,"uris":["http://zotero.org/groups/6580398/items/FEC4Q5QN"],"itemData":{"id":276237,"type":"manuscript","title":"ULCM Phase 4 HCD Report","author":[{"family":"Acam","given":"Faith Anne"},{"family":"Hopkins","given":"Tiffany"}],"issued":{"date-parts":[["2026",4]]}}}],"schema":"https://github.com/citation-style-language/schema/raw/master/csl-citation.json"} </w:instrText>
      </w:r>
      <w:r w:rsidR="00F8111D">
        <w:fldChar w:fldCharType="separate"/>
      </w:r>
      <w:r w:rsidR="00F8111D" w:rsidRPr="00F8111D">
        <w:t xml:space="preserve">Acam &amp; Hopkins </w:t>
      </w:r>
      <w:r w:rsidR="005909EF">
        <w:t>(</w:t>
      </w:r>
      <w:r w:rsidR="00F8111D" w:rsidRPr="00F8111D">
        <w:t>2026)</w:t>
      </w:r>
      <w:r w:rsidR="00F8111D">
        <w:fldChar w:fldCharType="end"/>
      </w:r>
      <w:r w:rsidRPr="00BA1FC0">
        <w:t xml:space="preserve"> Phase 4 HCD.</w:t>
      </w:r>
    </w:p>
    <w:p w14:paraId="2D63B704" w14:textId="77777777" w:rsidR="00D16BED" w:rsidRDefault="00155271" w:rsidP="002D5C7F">
      <w:pPr>
        <w:pStyle w:val="Compact"/>
        <w:numPr>
          <w:ilvl w:val="0"/>
          <w:numId w:val="22"/>
        </w:numPr>
      </w:pPr>
      <w:r w:rsidRPr="00BA1FC0">
        <w:rPr>
          <w:b/>
        </w:rPr>
        <w:t>Hand-search</w:t>
      </w:r>
      <w:r w:rsidRPr="00BA1FC0">
        <w:t>: tables of contents (2020–2026) for Lancet Psychiatry, World Psychiatry, Global Mental Health (Cambridge), BMC Psychiatry, SSM – Mental Health.</w:t>
      </w:r>
    </w:p>
    <w:p w14:paraId="3E3C5A96" w14:textId="77777777" w:rsidR="00236761" w:rsidRDefault="00236761" w:rsidP="00236761">
      <w:pPr>
        <w:pStyle w:val="Compact"/>
        <w:ind w:left="720"/>
        <w:rPr>
          <w:b/>
        </w:rPr>
      </w:pPr>
    </w:p>
    <w:p w14:paraId="61419B34" w14:textId="77777777" w:rsidR="00236761" w:rsidRDefault="00236761" w:rsidP="003C7705">
      <w:pPr>
        <w:pStyle w:val="Compact"/>
        <w:sectPr w:rsidR="00236761">
          <w:footnotePr>
            <w:numRestart w:val="eachSect"/>
          </w:footnotePr>
          <w:pgSz w:w="12240" w:h="15840"/>
          <w:pgMar w:top="1440" w:right="1440" w:bottom="1440" w:left="1440" w:header="720" w:footer="720" w:gutter="0"/>
          <w:cols w:space="720"/>
        </w:sectPr>
      </w:pPr>
    </w:p>
    <w:p w14:paraId="15E12F05" w14:textId="2DF30AA1" w:rsidR="00D16BED" w:rsidRDefault="00155271" w:rsidP="002D5C7F">
      <w:pPr>
        <w:pStyle w:val="Heading1"/>
      </w:pPr>
      <w:bookmarkStart w:id="233" w:name="AppendixD"/>
      <w:bookmarkStart w:id="234" w:name="_Toc233231872"/>
      <w:bookmarkStart w:id="235" w:name="sec-extraction-schema"/>
      <w:bookmarkStart w:id="236" w:name="llm-use-disclaimer"/>
      <w:bookmarkEnd w:id="208"/>
      <w:bookmarkEnd w:id="228"/>
      <w:bookmarkEnd w:id="232"/>
      <w:r>
        <w:lastRenderedPageBreak/>
        <w:t>Appendix D</w:t>
      </w:r>
      <w:bookmarkEnd w:id="233"/>
      <w:r>
        <w:t>: Data extraction schema</w:t>
      </w:r>
      <w:bookmarkEnd w:id="234"/>
      <w:r>
        <w:t xml:space="preserve"> </w:t>
      </w:r>
    </w:p>
    <w:p w14:paraId="48B4509E" w14:textId="40F9AFC0" w:rsidR="00D16BED" w:rsidRPr="00BA1FC0" w:rsidRDefault="00155271" w:rsidP="002D5C7F">
      <w:pPr>
        <w:pStyle w:val="FirstParagraph"/>
      </w:pPr>
      <w:r w:rsidRPr="00BA1FC0">
        <w:t xml:space="preserve">This appendix specifies the full EPPI-Reviewer extraction template. Each field has: </w:t>
      </w:r>
      <w:r w:rsidRPr="00BA1FC0">
        <w:rPr>
          <w:b/>
        </w:rPr>
        <w:t>field ID</w:t>
      </w:r>
      <w:r w:rsidRPr="00BA1FC0">
        <w:t xml:space="preserve"> (machine name); </w:t>
      </w:r>
      <w:r w:rsidRPr="00BA1FC0">
        <w:rPr>
          <w:b/>
        </w:rPr>
        <w:t>field label</w:t>
      </w:r>
      <w:r w:rsidRPr="00BA1FC0">
        <w:t xml:space="preserve">; </w:t>
      </w:r>
      <w:r w:rsidRPr="00BA1FC0">
        <w:rPr>
          <w:b/>
        </w:rPr>
        <w:t>type</w:t>
      </w:r>
      <w:r w:rsidRPr="00BA1FC0">
        <w:t xml:space="preserve"> (free-text/single-select/multi-select/numeric/boolean/span); </w:t>
      </w:r>
      <w:r w:rsidRPr="00BA1FC0">
        <w:rPr>
          <w:b/>
        </w:rPr>
        <w:t>source rule</w:t>
      </w:r>
      <w:r w:rsidRPr="00BA1FC0">
        <w:t xml:space="preserve"> (verbatim quote required Y/N); </w:t>
      </w:r>
      <w:r w:rsidRPr="00BA1FC0">
        <w:rPr>
          <w:b/>
        </w:rPr>
        <w:t>mandatory</w:t>
      </w:r>
      <w:r w:rsidRPr="00BA1FC0">
        <w:t xml:space="preserve"> (Y/N); </w:t>
      </w:r>
      <w:r w:rsidRPr="00BA1FC0">
        <w:rPr>
          <w:b/>
        </w:rPr>
        <w:t>notes</w:t>
      </w:r>
      <w:r w:rsidRPr="00BA1FC0">
        <w:t>. Controlled-vocabulary fields list the closed coding set; “Other (specify)” is permitted only where flagged.</w:t>
      </w:r>
    </w:p>
    <w:p w14:paraId="477E4887" w14:textId="3C124F49" w:rsidR="00D16BED" w:rsidRPr="00BA1FC0" w:rsidRDefault="00155271" w:rsidP="002D5C7F">
      <w:pPr>
        <w:pStyle w:val="Heading2"/>
      </w:pPr>
      <w:bookmarkStart w:id="237" w:name="AppendixD1"/>
      <w:bookmarkStart w:id="238" w:name="_Toc233231873"/>
      <w:bookmarkStart w:id="239" w:name="d.1-study-identification"/>
      <w:r w:rsidRPr="00BA1FC0">
        <w:t>D.1 Study identification</w:t>
      </w:r>
      <w:bookmarkEnd w:id="237"/>
      <w:bookmarkEnd w:id="238"/>
    </w:p>
    <w:tbl>
      <w:tblPr>
        <w:tblStyle w:val="PlainTable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1242"/>
        <w:gridCol w:w="2127"/>
        <w:gridCol w:w="1559"/>
        <w:gridCol w:w="1276"/>
        <w:gridCol w:w="3372"/>
      </w:tblGrid>
      <w:tr w:rsidR="00D16BED" w:rsidRPr="00236761" w14:paraId="077CD6E7" w14:textId="77777777" w:rsidTr="00602D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Borders>
              <w:bottom w:val="single" w:sz="4" w:space="0" w:color="auto"/>
            </w:tcBorders>
          </w:tcPr>
          <w:p w14:paraId="78D78E1E" w14:textId="77777777" w:rsidR="00D16BED" w:rsidRPr="00236761" w:rsidRDefault="00155271" w:rsidP="002D5C7F">
            <w:pPr>
              <w:pStyle w:val="Compact"/>
              <w:rPr>
                <w:sz w:val="20"/>
                <w:szCs w:val="20"/>
              </w:rPr>
            </w:pPr>
            <w:r w:rsidRPr="00236761">
              <w:rPr>
                <w:sz w:val="20"/>
                <w:szCs w:val="20"/>
              </w:rPr>
              <w:t>Field ID</w:t>
            </w:r>
          </w:p>
        </w:tc>
        <w:tc>
          <w:tcPr>
            <w:tcW w:w="2127" w:type="dxa"/>
            <w:tcBorders>
              <w:bottom w:val="single" w:sz="4" w:space="0" w:color="auto"/>
            </w:tcBorders>
          </w:tcPr>
          <w:p w14:paraId="2DEF6F06" w14:textId="77777777" w:rsidR="00D16BED" w:rsidRPr="00236761"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236761">
              <w:rPr>
                <w:sz w:val="20"/>
                <w:szCs w:val="20"/>
              </w:rPr>
              <w:t>Label</w:t>
            </w:r>
          </w:p>
        </w:tc>
        <w:tc>
          <w:tcPr>
            <w:cnfStyle w:val="000010000000" w:firstRow="0" w:lastRow="0" w:firstColumn="0" w:lastColumn="0" w:oddVBand="1" w:evenVBand="0" w:oddHBand="0" w:evenHBand="0" w:firstRowFirstColumn="0" w:firstRowLastColumn="0" w:lastRowFirstColumn="0" w:lastRowLastColumn="0"/>
            <w:tcW w:w="1559" w:type="dxa"/>
            <w:tcBorders>
              <w:bottom w:val="single" w:sz="4" w:space="0" w:color="auto"/>
            </w:tcBorders>
          </w:tcPr>
          <w:p w14:paraId="3AB3EEAD" w14:textId="77777777" w:rsidR="00D16BED" w:rsidRPr="00236761" w:rsidRDefault="00155271" w:rsidP="002D5C7F">
            <w:pPr>
              <w:pStyle w:val="Compact"/>
              <w:rPr>
                <w:sz w:val="20"/>
                <w:szCs w:val="20"/>
              </w:rPr>
            </w:pPr>
            <w:r w:rsidRPr="00236761">
              <w:rPr>
                <w:sz w:val="20"/>
                <w:szCs w:val="20"/>
              </w:rPr>
              <w:t>Type</w:t>
            </w:r>
          </w:p>
        </w:tc>
        <w:tc>
          <w:tcPr>
            <w:tcW w:w="1276" w:type="dxa"/>
            <w:tcBorders>
              <w:bottom w:val="single" w:sz="4" w:space="0" w:color="auto"/>
            </w:tcBorders>
          </w:tcPr>
          <w:p w14:paraId="3B021D9B" w14:textId="77777777" w:rsidR="00D16BED" w:rsidRPr="00236761" w:rsidRDefault="0015527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236761">
              <w:rPr>
                <w:sz w:val="20"/>
                <w:szCs w:val="20"/>
              </w:rPr>
              <w:t>Mandatory</w:t>
            </w:r>
          </w:p>
        </w:tc>
        <w:tc>
          <w:tcPr>
            <w:cnfStyle w:val="000010000000" w:firstRow="0" w:lastRow="0" w:firstColumn="0" w:lastColumn="0" w:oddVBand="1" w:evenVBand="0" w:oddHBand="0" w:evenHBand="0" w:firstRowFirstColumn="0" w:firstRowLastColumn="0" w:lastRowFirstColumn="0" w:lastRowLastColumn="0"/>
            <w:tcW w:w="3372" w:type="dxa"/>
            <w:tcBorders>
              <w:bottom w:val="single" w:sz="4" w:space="0" w:color="auto"/>
            </w:tcBorders>
          </w:tcPr>
          <w:p w14:paraId="25546E3C" w14:textId="77777777" w:rsidR="00D16BED" w:rsidRPr="00236761" w:rsidRDefault="00155271" w:rsidP="002D5C7F">
            <w:pPr>
              <w:pStyle w:val="Compact"/>
              <w:rPr>
                <w:sz w:val="20"/>
                <w:szCs w:val="20"/>
              </w:rPr>
            </w:pPr>
            <w:r w:rsidRPr="00236761">
              <w:rPr>
                <w:sz w:val="20"/>
                <w:szCs w:val="20"/>
              </w:rPr>
              <w:t>Notes</w:t>
            </w:r>
          </w:p>
        </w:tc>
      </w:tr>
      <w:tr w:rsidR="00D16BED" w:rsidRPr="00236761" w14:paraId="63393442"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Borders>
              <w:top w:val="single" w:sz="4" w:space="0" w:color="auto"/>
            </w:tcBorders>
          </w:tcPr>
          <w:p w14:paraId="55DBBF79" w14:textId="77777777" w:rsidR="00D16BED" w:rsidRPr="00236761" w:rsidRDefault="00155271" w:rsidP="002D5C7F">
            <w:pPr>
              <w:pStyle w:val="Compact"/>
              <w:rPr>
                <w:sz w:val="20"/>
                <w:szCs w:val="20"/>
              </w:rPr>
            </w:pPr>
            <w:r w:rsidRPr="00236761">
              <w:rPr>
                <w:rStyle w:val="VerbatimChar"/>
                <w:rFonts w:ascii="Arial" w:hAnsi="Arial"/>
                <w:sz w:val="20"/>
                <w:szCs w:val="20"/>
              </w:rPr>
              <w:t>sid</w:t>
            </w:r>
          </w:p>
        </w:tc>
        <w:tc>
          <w:tcPr>
            <w:tcW w:w="2127" w:type="dxa"/>
            <w:tcBorders>
              <w:top w:val="single" w:sz="4" w:space="0" w:color="auto"/>
            </w:tcBorders>
          </w:tcPr>
          <w:p w14:paraId="0291BEDA"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EPPI Study ID</w:t>
            </w:r>
          </w:p>
        </w:tc>
        <w:tc>
          <w:tcPr>
            <w:cnfStyle w:val="000010000000" w:firstRow="0" w:lastRow="0" w:firstColumn="0" w:lastColumn="0" w:oddVBand="1" w:evenVBand="0" w:oddHBand="0" w:evenHBand="0" w:firstRowFirstColumn="0" w:firstRowLastColumn="0" w:lastRowFirstColumn="0" w:lastRowLastColumn="0"/>
            <w:tcW w:w="1559" w:type="dxa"/>
            <w:tcBorders>
              <w:top w:val="single" w:sz="4" w:space="0" w:color="auto"/>
            </w:tcBorders>
          </w:tcPr>
          <w:p w14:paraId="32C5D73A" w14:textId="77777777" w:rsidR="00D16BED" w:rsidRPr="00236761" w:rsidRDefault="00155271" w:rsidP="002D5C7F">
            <w:pPr>
              <w:pStyle w:val="Compact"/>
              <w:rPr>
                <w:sz w:val="20"/>
                <w:szCs w:val="20"/>
              </w:rPr>
            </w:pPr>
            <w:r w:rsidRPr="00236761">
              <w:rPr>
                <w:sz w:val="20"/>
                <w:szCs w:val="20"/>
              </w:rPr>
              <w:t>auto</w:t>
            </w:r>
          </w:p>
        </w:tc>
        <w:tc>
          <w:tcPr>
            <w:tcW w:w="1276" w:type="dxa"/>
            <w:tcBorders>
              <w:top w:val="single" w:sz="4" w:space="0" w:color="auto"/>
            </w:tcBorders>
          </w:tcPr>
          <w:p w14:paraId="10622D25"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Y</w:t>
            </w:r>
          </w:p>
        </w:tc>
        <w:tc>
          <w:tcPr>
            <w:cnfStyle w:val="000010000000" w:firstRow="0" w:lastRow="0" w:firstColumn="0" w:lastColumn="0" w:oddVBand="1" w:evenVBand="0" w:oddHBand="0" w:evenHBand="0" w:firstRowFirstColumn="0" w:firstRowLastColumn="0" w:lastRowFirstColumn="0" w:lastRowLastColumn="0"/>
            <w:tcW w:w="3372" w:type="dxa"/>
            <w:tcBorders>
              <w:top w:val="single" w:sz="4" w:space="0" w:color="auto"/>
            </w:tcBorders>
          </w:tcPr>
          <w:p w14:paraId="752F6C21" w14:textId="77777777" w:rsidR="00D16BED" w:rsidRPr="00236761" w:rsidRDefault="00155271" w:rsidP="002D5C7F">
            <w:pPr>
              <w:pStyle w:val="Compact"/>
              <w:rPr>
                <w:sz w:val="20"/>
                <w:szCs w:val="20"/>
              </w:rPr>
            </w:pPr>
            <w:r w:rsidRPr="00236761">
              <w:rPr>
                <w:sz w:val="20"/>
                <w:szCs w:val="20"/>
              </w:rPr>
              <w:t>Auto-generated</w:t>
            </w:r>
          </w:p>
        </w:tc>
      </w:tr>
      <w:tr w:rsidR="00D16BED" w:rsidRPr="00236761" w14:paraId="5C0328F2"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38D33CF9" w14:textId="77777777" w:rsidR="00D16BED" w:rsidRPr="00236761" w:rsidRDefault="00155271" w:rsidP="002D5C7F">
            <w:pPr>
              <w:pStyle w:val="Compact"/>
              <w:rPr>
                <w:sz w:val="20"/>
                <w:szCs w:val="20"/>
              </w:rPr>
            </w:pPr>
            <w:r w:rsidRPr="00236761">
              <w:rPr>
                <w:rStyle w:val="VerbatimChar"/>
                <w:rFonts w:ascii="Arial" w:hAnsi="Arial"/>
                <w:sz w:val="20"/>
                <w:szCs w:val="20"/>
              </w:rPr>
              <w:t>cit</w:t>
            </w:r>
          </w:p>
        </w:tc>
        <w:tc>
          <w:tcPr>
            <w:tcW w:w="2127" w:type="dxa"/>
          </w:tcPr>
          <w:p w14:paraId="58819C54"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Citation (Vancouver)</w:t>
            </w:r>
          </w:p>
        </w:tc>
        <w:tc>
          <w:tcPr>
            <w:cnfStyle w:val="000010000000" w:firstRow="0" w:lastRow="0" w:firstColumn="0" w:lastColumn="0" w:oddVBand="1" w:evenVBand="0" w:oddHBand="0" w:evenHBand="0" w:firstRowFirstColumn="0" w:firstRowLastColumn="0" w:lastRowFirstColumn="0" w:lastRowLastColumn="0"/>
            <w:tcW w:w="1559" w:type="dxa"/>
          </w:tcPr>
          <w:p w14:paraId="6AC393DB" w14:textId="77777777" w:rsidR="00D16BED" w:rsidRPr="00236761" w:rsidRDefault="00155271" w:rsidP="002D5C7F">
            <w:pPr>
              <w:pStyle w:val="Compact"/>
              <w:rPr>
                <w:sz w:val="20"/>
                <w:szCs w:val="20"/>
              </w:rPr>
            </w:pPr>
            <w:r w:rsidRPr="00236761">
              <w:rPr>
                <w:sz w:val="20"/>
                <w:szCs w:val="20"/>
              </w:rPr>
              <w:t>free-text</w:t>
            </w:r>
          </w:p>
        </w:tc>
        <w:tc>
          <w:tcPr>
            <w:tcW w:w="1276" w:type="dxa"/>
          </w:tcPr>
          <w:p w14:paraId="200D163A"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Y</w:t>
            </w:r>
          </w:p>
        </w:tc>
        <w:tc>
          <w:tcPr>
            <w:cnfStyle w:val="000010000000" w:firstRow="0" w:lastRow="0" w:firstColumn="0" w:lastColumn="0" w:oddVBand="1" w:evenVBand="0" w:oddHBand="0" w:evenHBand="0" w:firstRowFirstColumn="0" w:firstRowLastColumn="0" w:lastRowFirstColumn="0" w:lastRowLastColumn="0"/>
            <w:tcW w:w="3372" w:type="dxa"/>
          </w:tcPr>
          <w:p w14:paraId="60061E4C" w14:textId="77777777" w:rsidR="00D16BED" w:rsidRPr="00236761" w:rsidRDefault="00D16BED" w:rsidP="002D5C7F">
            <w:pPr>
              <w:pStyle w:val="Compact"/>
              <w:rPr>
                <w:sz w:val="20"/>
                <w:szCs w:val="20"/>
              </w:rPr>
            </w:pPr>
          </w:p>
        </w:tc>
      </w:tr>
      <w:tr w:rsidR="00D16BED" w:rsidRPr="00236761" w14:paraId="0B4FDDA0"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EB74DA4" w14:textId="77777777" w:rsidR="00D16BED" w:rsidRPr="00236761" w:rsidRDefault="00155271" w:rsidP="002D5C7F">
            <w:pPr>
              <w:pStyle w:val="Compact"/>
              <w:rPr>
                <w:sz w:val="20"/>
                <w:szCs w:val="20"/>
              </w:rPr>
            </w:pPr>
            <w:r w:rsidRPr="00236761">
              <w:rPr>
                <w:rStyle w:val="VerbatimChar"/>
                <w:rFonts w:ascii="Arial" w:hAnsi="Arial"/>
                <w:sz w:val="20"/>
                <w:szCs w:val="20"/>
              </w:rPr>
              <w:t>doi</w:t>
            </w:r>
          </w:p>
        </w:tc>
        <w:tc>
          <w:tcPr>
            <w:tcW w:w="2127" w:type="dxa"/>
          </w:tcPr>
          <w:p w14:paraId="4D90DE99"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DOI / URL</w:t>
            </w:r>
          </w:p>
        </w:tc>
        <w:tc>
          <w:tcPr>
            <w:cnfStyle w:val="000010000000" w:firstRow="0" w:lastRow="0" w:firstColumn="0" w:lastColumn="0" w:oddVBand="1" w:evenVBand="0" w:oddHBand="0" w:evenHBand="0" w:firstRowFirstColumn="0" w:firstRowLastColumn="0" w:lastRowFirstColumn="0" w:lastRowLastColumn="0"/>
            <w:tcW w:w="1559" w:type="dxa"/>
          </w:tcPr>
          <w:p w14:paraId="22C91CBF" w14:textId="77777777" w:rsidR="00D16BED" w:rsidRPr="00236761" w:rsidRDefault="00155271" w:rsidP="002D5C7F">
            <w:pPr>
              <w:pStyle w:val="Compact"/>
              <w:rPr>
                <w:sz w:val="20"/>
                <w:szCs w:val="20"/>
              </w:rPr>
            </w:pPr>
            <w:r w:rsidRPr="00236761">
              <w:rPr>
                <w:sz w:val="20"/>
                <w:szCs w:val="20"/>
              </w:rPr>
              <w:t>free-text</w:t>
            </w:r>
          </w:p>
        </w:tc>
        <w:tc>
          <w:tcPr>
            <w:tcW w:w="1276" w:type="dxa"/>
          </w:tcPr>
          <w:p w14:paraId="350C21BE"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N</w:t>
            </w:r>
          </w:p>
        </w:tc>
        <w:tc>
          <w:tcPr>
            <w:cnfStyle w:val="000010000000" w:firstRow="0" w:lastRow="0" w:firstColumn="0" w:lastColumn="0" w:oddVBand="1" w:evenVBand="0" w:oddHBand="0" w:evenHBand="0" w:firstRowFirstColumn="0" w:firstRowLastColumn="0" w:lastRowFirstColumn="0" w:lastRowLastColumn="0"/>
            <w:tcW w:w="3372" w:type="dxa"/>
          </w:tcPr>
          <w:p w14:paraId="44EAFD9C" w14:textId="77777777" w:rsidR="00D16BED" w:rsidRPr="00236761" w:rsidRDefault="00D16BED" w:rsidP="002D5C7F">
            <w:pPr>
              <w:pStyle w:val="Compact"/>
              <w:rPr>
                <w:sz w:val="20"/>
                <w:szCs w:val="20"/>
              </w:rPr>
            </w:pPr>
          </w:p>
        </w:tc>
      </w:tr>
      <w:tr w:rsidR="00D16BED" w:rsidRPr="00236761" w14:paraId="121E1CDF"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497EEEDB" w14:textId="77777777" w:rsidR="00D16BED" w:rsidRPr="00236761" w:rsidRDefault="00155271" w:rsidP="002D5C7F">
            <w:pPr>
              <w:pStyle w:val="Compact"/>
              <w:rPr>
                <w:sz w:val="20"/>
                <w:szCs w:val="20"/>
              </w:rPr>
            </w:pPr>
            <w:r w:rsidRPr="00236761">
              <w:rPr>
                <w:rStyle w:val="VerbatimChar"/>
                <w:rFonts w:ascii="Arial" w:hAnsi="Arial"/>
                <w:sz w:val="20"/>
                <w:szCs w:val="20"/>
              </w:rPr>
              <w:t>yr</w:t>
            </w:r>
          </w:p>
        </w:tc>
        <w:tc>
          <w:tcPr>
            <w:tcW w:w="2127" w:type="dxa"/>
          </w:tcPr>
          <w:p w14:paraId="209A0B94"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Year of publication</w:t>
            </w:r>
          </w:p>
        </w:tc>
        <w:tc>
          <w:tcPr>
            <w:cnfStyle w:val="000010000000" w:firstRow="0" w:lastRow="0" w:firstColumn="0" w:lastColumn="0" w:oddVBand="1" w:evenVBand="0" w:oddHBand="0" w:evenHBand="0" w:firstRowFirstColumn="0" w:firstRowLastColumn="0" w:lastRowFirstColumn="0" w:lastRowLastColumn="0"/>
            <w:tcW w:w="1559" w:type="dxa"/>
          </w:tcPr>
          <w:p w14:paraId="147CE835" w14:textId="77777777" w:rsidR="00D16BED" w:rsidRPr="00236761" w:rsidRDefault="00155271" w:rsidP="002D5C7F">
            <w:pPr>
              <w:pStyle w:val="Compact"/>
              <w:rPr>
                <w:sz w:val="20"/>
                <w:szCs w:val="20"/>
              </w:rPr>
            </w:pPr>
            <w:r w:rsidRPr="00236761">
              <w:rPr>
                <w:sz w:val="20"/>
                <w:szCs w:val="20"/>
              </w:rPr>
              <w:t>numeric</w:t>
            </w:r>
          </w:p>
        </w:tc>
        <w:tc>
          <w:tcPr>
            <w:tcW w:w="1276" w:type="dxa"/>
          </w:tcPr>
          <w:p w14:paraId="4FFB49C1"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Y</w:t>
            </w:r>
          </w:p>
        </w:tc>
        <w:tc>
          <w:tcPr>
            <w:cnfStyle w:val="000010000000" w:firstRow="0" w:lastRow="0" w:firstColumn="0" w:lastColumn="0" w:oddVBand="1" w:evenVBand="0" w:oddHBand="0" w:evenHBand="0" w:firstRowFirstColumn="0" w:firstRowLastColumn="0" w:lastRowFirstColumn="0" w:lastRowLastColumn="0"/>
            <w:tcW w:w="3372" w:type="dxa"/>
          </w:tcPr>
          <w:p w14:paraId="4B94D5A5" w14:textId="77777777" w:rsidR="00D16BED" w:rsidRPr="00236761" w:rsidRDefault="00D16BED" w:rsidP="002D5C7F">
            <w:pPr>
              <w:pStyle w:val="Compact"/>
              <w:rPr>
                <w:sz w:val="20"/>
                <w:szCs w:val="20"/>
              </w:rPr>
            </w:pPr>
          </w:p>
        </w:tc>
      </w:tr>
      <w:tr w:rsidR="00D16BED" w:rsidRPr="00236761" w14:paraId="0EC915A2"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3C57A6F0" w14:textId="77777777" w:rsidR="00D16BED" w:rsidRPr="00236761" w:rsidRDefault="00155271" w:rsidP="002D5C7F">
            <w:pPr>
              <w:pStyle w:val="Compact"/>
              <w:rPr>
                <w:sz w:val="20"/>
                <w:szCs w:val="20"/>
              </w:rPr>
            </w:pPr>
            <w:r w:rsidRPr="00236761">
              <w:rPr>
                <w:rStyle w:val="VerbatimChar"/>
                <w:rFonts w:ascii="Arial" w:hAnsi="Arial"/>
                <w:sz w:val="20"/>
                <w:szCs w:val="20"/>
              </w:rPr>
              <w:t>lang</w:t>
            </w:r>
          </w:p>
        </w:tc>
        <w:tc>
          <w:tcPr>
            <w:tcW w:w="2127" w:type="dxa"/>
          </w:tcPr>
          <w:p w14:paraId="024F676F"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Language</w:t>
            </w:r>
          </w:p>
        </w:tc>
        <w:tc>
          <w:tcPr>
            <w:cnfStyle w:val="000010000000" w:firstRow="0" w:lastRow="0" w:firstColumn="0" w:lastColumn="0" w:oddVBand="1" w:evenVBand="0" w:oddHBand="0" w:evenHBand="0" w:firstRowFirstColumn="0" w:firstRowLastColumn="0" w:lastRowFirstColumn="0" w:lastRowLastColumn="0"/>
            <w:tcW w:w="1559" w:type="dxa"/>
          </w:tcPr>
          <w:p w14:paraId="464ECBEE" w14:textId="77777777" w:rsidR="00D16BED" w:rsidRPr="00236761" w:rsidRDefault="00155271" w:rsidP="002D5C7F">
            <w:pPr>
              <w:pStyle w:val="Compact"/>
              <w:rPr>
                <w:sz w:val="20"/>
                <w:szCs w:val="20"/>
              </w:rPr>
            </w:pPr>
            <w:r w:rsidRPr="00236761">
              <w:rPr>
                <w:sz w:val="20"/>
                <w:szCs w:val="20"/>
              </w:rPr>
              <w:t>single-select</w:t>
            </w:r>
          </w:p>
        </w:tc>
        <w:tc>
          <w:tcPr>
            <w:tcW w:w="1276" w:type="dxa"/>
          </w:tcPr>
          <w:p w14:paraId="6C0E49A0" w14:textId="77777777" w:rsidR="00D16BED" w:rsidRPr="00236761"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36761">
              <w:rPr>
                <w:sz w:val="20"/>
                <w:szCs w:val="20"/>
              </w:rPr>
              <w:t>Y</w:t>
            </w:r>
          </w:p>
        </w:tc>
        <w:tc>
          <w:tcPr>
            <w:cnfStyle w:val="000010000000" w:firstRow="0" w:lastRow="0" w:firstColumn="0" w:lastColumn="0" w:oddVBand="1" w:evenVBand="0" w:oddHBand="0" w:evenHBand="0" w:firstRowFirstColumn="0" w:firstRowLastColumn="0" w:lastRowFirstColumn="0" w:lastRowLastColumn="0"/>
            <w:tcW w:w="3372" w:type="dxa"/>
          </w:tcPr>
          <w:p w14:paraId="644CAACF" w14:textId="77777777" w:rsidR="00D16BED" w:rsidRPr="00236761" w:rsidRDefault="00155271" w:rsidP="002D5C7F">
            <w:pPr>
              <w:pStyle w:val="Compact"/>
              <w:rPr>
                <w:sz w:val="20"/>
                <w:szCs w:val="20"/>
              </w:rPr>
            </w:pPr>
            <w:r w:rsidRPr="00236761">
              <w:rPr>
                <w:sz w:val="20"/>
                <w:szCs w:val="20"/>
              </w:rPr>
              <w:t>English / French / Portuguese / Spanish / Arabic / Swahili / Other</w:t>
            </w:r>
          </w:p>
        </w:tc>
      </w:tr>
      <w:tr w:rsidR="00D16BED" w:rsidRPr="00236761" w14:paraId="34515B25"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31BF5479" w14:textId="77777777" w:rsidR="00D16BED" w:rsidRPr="00236761" w:rsidRDefault="00155271" w:rsidP="002D5C7F">
            <w:pPr>
              <w:pStyle w:val="Compact"/>
              <w:rPr>
                <w:sz w:val="20"/>
                <w:szCs w:val="20"/>
              </w:rPr>
            </w:pPr>
            <w:r w:rsidRPr="00236761">
              <w:rPr>
                <w:rStyle w:val="VerbatimChar"/>
                <w:rFonts w:ascii="Arial" w:hAnsi="Arial"/>
                <w:sz w:val="20"/>
                <w:szCs w:val="20"/>
              </w:rPr>
              <w:t>doctype</w:t>
            </w:r>
          </w:p>
        </w:tc>
        <w:tc>
          <w:tcPr>
            <w:tcW w:w="2127" w:type="dxa"/>
          </w:tcPr>
          <w:p w14:paraId="2B286203"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Document type</w:t>
            </w:r>
          </w:p>
        </w:tc>
        <w:tc>
          <w:tcPr>
            <w:cnfStyle w:val="000010000000" w:firstRow="0" w:lastRow="0" w:firstColumn="0" w:lastColumn="0" w:oddVBand="1" w:evenVBand="0" w:oddHBand="0" w:evenHBand="0" w:firstRowFirstColumn="0" w:firstRowLastColumn="0" w:lastRowFirstColumn="0" w:lastRowLastColumn="0"/>
            <w:tcW w:w="1559" w:type="dxa"/>
          </w:tcPr>
          <w:p w14:paraId="52537326" w14:textId="77777777" w:rsidR="00D16BED" w:rsidRPr="00236761" w:rsidRDefault="00155271" w:rsidP="002D5C7F">
            <w:pPr>
              <w:pStyle w:val="Compact"/>
              <w:rPr>
                <w:sz w:val="20"/>
                <w:szCs w:val="20"/>
              </w:rPr>
            </w:pPr>
            <w:r w:rsidRPr="00236761">
              <w:rPr>
                <w:sz w:val="20"/>
                <w:szCs w:val="20"/>
              </w:rPr>
              <w:t>single-select</w:t>
            </w:r>
          </w:p>
        </w:tc>
        <w:tc>
          <w:tcPr>
            <w:tcW w:w="1276" w:type="dxa"/>
          </w:tcPr>
          <w:p w14:paraId="6B6092CF" w14:textId="77777777" w:rsidR="00D16BED" w:rsidRPr="00236761"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36761">
              <w:rPr>
                <w:sz w:val="20"/>
                <w:szCs w:val="20"/>
              </w:rPr>
              <w:t>Y</w:t>
            </w:r>
          </w:p>
        </w:tc>
        <w:tc>
          <w:tcPr>
            <w:cnfStyle w:val="000010000000" w:firstRow="0" w:lastRow="0" w:firstColumn="0" w:lastColumn="0" w:oddVBand="1" w:evenVBand="0" w:oddHBand="0" w:evenHBand="0" w:firstRowFirstColumn="0" w:firstRowLastColumn="0" w:lastRowFirstColumn="0" w:lastRowLastColumn="0"/>
            <w:tcW w:w="3372" w:type="dxa"/>
          </w:tcPr>
          <w:p w14:paraId="3F5482F6" w14:textId="77777777" w:rsidR="00D16BED" w:rsidRPr="00236761" w:rsidRDefault="00155271" w:rsidP="002D5C7F">
            <w:pPr>
              <w:pStyle w:val="Compact"/>
              <w:rPr>
                <w:sz w:val="20"/>
                <w:szCs w:val="20"/>
              </w:rPr>
            </w:pPr>
            <w:r w:rsidRPr="00236761">
              <w:rPr>
                <w:sz w:val="20"/>
                <w:szCs w:val="20"/>
              </w:rPr>
              <w:t>Peer-reviewed journal / Preprint / Working paper / Grey report / Programme document / Thesis</w:t>
            </w:r>
          </w:p>
        </w:tc>
      </w:tr>
    </w:tbl>
    <w:p w14:paraId="1ED9415B" w14:textId="5ED478C6" w:rsidR="00D16BED" w:rsidRPr="00BA1FC0" w:rsidRDefault="00155271" w:rsidP="002D5C7F">
      <w:pPr>
        <w:pStyle w:val="Heading2"/>
      </w:pPr>
      <w:bookmarkStart w:id="240" w:name="AppendixD2"/>
      <w:bookmarkStart w:id="241" w:name="_Toc233231874"/>
      <w:bookmarkStart w:id="242" w:name="d.2-design-and-context"/>
      <w:bookmarkEnd w:id="239"/>
      <w:r w:rsidRPr="00BA1FC0">
        <w:t xml:space="preserve">D.2 Design </w:t>
      </w:r>
      <w:bookmarkEnd w:id="240"/>
      <w:r w:rsidRPr="00BA1FC0">
        <w:t>and context</w:t>
      </w:r>
      <w:bookmarkEnd w:id="241"/>
    </w:p>
    <w:tbl>
      <w:tblPr>
        <w:tblStyle w:val="PlainTable3"/>
        <w:tblW w:w="5000" w:type="pct"/>
        <w:tblLayout w:type="fixed"/>
        <w:tblLook w:val="0020" w:firstRow="1" w:lastRow="0" w:firstColumn="0" w:lastColumn="0" w:noHBand="0" w:noVBand="0"/>
      </w:tblPr>
      <w:tblGrid>
        <w:gridCol w:w="1242"/>
        <w:gridCol w:w="2694"/>
        <w:gridCol w:w="34"/>
        <w:gridCol w:w="1402"/>
        <w:gridCol w:w="1257"/>
        <w:gridCol w:w="2947"/>
      </w:tblGrid>
      <w:tr w:rsidR="00D16BED" w:rsidRPr="00556ED6" w14:paraId="30D3B076" w14:textId="77777777" w:rsidTr="00602D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0A49A24D" w14:textId="642636AD" w:rsidR="00D16BED" w:rsidRPr="00556ED6" w:rsidRDefault="00602D8D" w:rsidP="002D5C7F">
            <w:pPr>
              <w:pStyle w:val="Compact"/>
              <w:rPr>
                <w:sz w:val="20"/>
                <w:szCs w:val="20"/>
              </w:rPr>
            </w:pPr>
            <w:r w:rsidRPr="00556ED6">
              <w:rPr>
                <w:caps w:val="0"/>
                <w:sz w:val="20"/>
                <w:szCs w:val="20"/>
              </w:rPr>
              <w:t>Field Id</w:t>
            </w:r>
          </w:p>
        </w:tc>
        <w:tc>
          <w:tcPr>
            <w:tcW w:w="2694" w:type="dxa"/>
          </w:tcPr>
          <w:p w14:paraId="74361702" w14:textId="6102E61C" w:rsidR="00D16BED" w:rsidRPr="00556ED6" w:rsidRDefault="00602D8D"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556ED6">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436" w:type="dxa"/>
            <w:gridSpan w:val="2"/>
          </w:tcPr>
          <w:p w14:paraId="0EDC1A84" w14:textId="62828698" w:rsidR="00D16BED" w:rsidRPr="00556ED6" w:rsidRDefault="00602D8D" w:rsidP="002D5C7F">
            <w:pPr>
              <w:pStyle w:val="Compact"/>
              <w:rPr>
                <w:sz w:val="20"/>
                <w:szCs w:val="20"/>
              </w:rPr>
            </w:pPr>
            <w:r w:rsidRPr="00556ED6">
              <w:rPr>
                <w:caps w:val="0"/>
                <w:sz w:val="20"/>
                <w:szCs w:val="20"/>
              </w:rPr>
              <w:t>Type</w:t>
            </w:r>
          </w:p>
        </w:tc>
        <w:tc>
          <w:tcPr>
            <w:tcW w:w="1257" w:type="dxa"/>
          </w:tcPr>
          <w:p w14:paraId="2FEE4F38" w14:textId="7388BF00" w:rsidR="00D16BED" w:rsidRPr="00556ED6" w:rsidRDefault="00602D8D"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556ED6">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947" w:type="dxa"/>
          </w:tcPr>
          <w:p w14:paraId="4707AF9E" w14:textId="0A176917" w:rsidR="00D16BED" w:rsidRPr="00556ED6" w:rsidRDefault="00602D8D" w:rsidP="002D5C7F">
            <w:pPr>
              <w:pStyle w:val="Compact"/>
              <w:rPr>
                <w:sz w:val="20"/>
                <w:szCs w:val="20"/>
              </w:rPr>
            </w:pPr>
            <w:r w:rsidRPr="00556ED6">
              <w:rPr>
                <w:caps w:val="0"/>
                <w:sz w:val="20"/>
                <w:szCs w:val="20"/>
              </w:rPr>
              <w:t>Notes</w:t>
            </w:r>
          </w:p>
        </w:tc>
      </w:tr>
      <w:tr w:rsidR="00D16BED" w:rsidRPr="00556ED6" w14:paraId="6F9D55C0"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B1E84FD" w14:textId="77777777" w:rsidR="00D16BED" w:rsidRPr="00556ED6" w:rsidRDefault="00155271" w:rsidP="002D5C7F">
            <w:pPr>
              <w:pStyle w:val="Compact"/>
              <w:rPr>
                <w:sz w:val="20"/>
                <w:szCs w:val="20"/>
              </w:rPr>
            </w:pPr>
            <w:r w:rsidRPr="00556ED6">
              <w:rPr>
                <w:rStyle w:val="VerbatimChar"/>
                <w:rFonts w:ascii="Arial" w:hAnsi="Arial"/>
                <w:sz w:val="20"/>
                <w:szCs w:val="20"/>
              </w:rPr>
              <w:t>design</w:t>
            </w:r>
          </w:p>
        </w:tc>
        <w:tc>
          <w:tcPr>
            <w:tcW w:w="2728" w:type="dxa"/>
            <w:gridSpan w:val="2"/>
          </w:tcPr>
          <w:p w14:paraId="1621CD7A"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Review design</w:t>
            </w:r>
          </w:p>
        </w:tc>
        <w:tc>
          <w:tcPr>
            <w:cnfStyle w:val="000010000000" w:firstRow="0" w:lastRow="0" w:firstColumn="0" w:lastColumn="0" w:oddVBand="1" w:evenVBand="0" w:oddHBand="0" w:evenHBand="0" w:firstRowFirstColumn="0" w:firstRowLastColumn="0" w:lastRowFirstColumn="0" w:lastRowLastColumn="0"/>
            <w:tcW w:w="1402" w:type="dxa"/>
          </w:tcPr>
          <w:p w14:paraId="7C3B7E18" w14:textId="77777777" w:rsidR="00D16BED" w:rsidRPr="00556ED6" w:rsidRDefault="00155271" w:rsidP="002D5C7F">
            <w:pPr>
              <w:pStyle w:val="Compact"/>
              <w:rPr>
                <w:sz w:val="20"/>
                <w:szCs w:val="20"/>
              </w:rPr>
            </w:pPr>
            <w:r w:rsidRPr="00556ED6">
              <w:rPr>
                <w:sz w:val="20"/>
                <w:szCs w:val="20"/>
              </w:rPr>
              <w:t>single-select</w:t>
            </w:r>
          </w:p>
        </w:tc>
        <w:tc>
          <w:tcPr>
            <w:tcW w:w="1257" w:type="dxa"/>
          </w:tcPr>
          <w:p w14:paraId="4343B804"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2A35C23A" w14:textId="77777777" w:rsidR="00D16BED" w:rsidRPr="00556ED6" w:rsidRDefault="00155271" w:rsidP="002D5C7F">
            <w:pPr>
              <w:pStyle w:val="Compact"/>
              <w:rPr>
                <w:sz w:val="20"/>
                <w:szCs w:val="20"/>
              </w:rPr>
            </w:pPr>
            <w:r w:rsidRPr="00556ED6">
              <w:rPr>
                <w:sz w:val="20"/>
                <w:szCs w:val="20"/>
              </w:rPr>
              <w:t>See D.8.1</w:t>
            </w:r>
          </w:p>
        </w:tc>
      </w:tr>
      <w:tr w:rsidR="00D16BED" w:rsidRPr="00556ED6" w14:paraId="6BA58CA0"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795F305C" w14:textId="77777777" w:rsidR="00D16BED" w:rsidRPr="00556ED6" w:rsidRDefault="00155271" w:rsidP="002D5C7F">
            <w:pPr>
              <w:pStyle w:val="Compact"/>
              <w:rPr>
                <w:sz w:val="20"/>
                <w:szCs w:val="20"/>
              </w:rPr>
            </w:pPr>
            <w:r w:rsidRPr="00556ED6">
              <w:rPr>
                <w:rStyle w:val="VerbatimChar"/>
                <w:rFonts w:ascii="Arial" w:hAnsi="Arial"/>
                <w:sz w:val="20"/>
                <w:szCs w:val="20"/>
              </w:rPr>
              <w:t>country</w:t>
            </w:r>
          </w:p>
        </w:tc>
        <w:tc>
          <w:tcPr>
            <w:tcW w:w="2728" w:type="dxa"/>
            <w:gridSpan w:val="2"/>
          </w:tcPr>
          <w:p w14:paraId="3B486CD1"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Country/ies covered by the review</w:t>
            </w:r>
          </w:p>
        </w:tc>
        <w:tc>
          <w:tcPr>
            <w:cnfStyle w:val="000010000000" w:firstRow="0" w:lastRow="0" w:firstColumn="0" w:lastColumn="0" w:oddVBand="1" w:evenVBand="0" w:oddHBand="0" w:evenHBand="0" w:firstRowFirstColumn="0" w:firstRowLastColumn="0" w:lastRowFirstColumn="0" w:lastRowLastColumn="0"/>
            <w:tcW w:w="1402" w:type="dxa"/>
          </w:tcPr>
          <w:p w14:paraId="365FB6B6" w14:textId="77777777" w:rsidR="00D16BED" w:rsidRPr="00556ED6" w:rsidRDefault="00155271" w:rsidP="002D5C7F">
            <w:pPr>
              <w:pStyle w:val="Compact"/>
              <w:rPr>
                <w:sz w:val="20"/>
                <w:szCs w:val="20"/>
              </w:rPr>
            </w:pPr>
            <w:r w:rsidRPr="00556ED6">
              <w:rPr>
                <w:sz w:val="20"/>
                <w:szCs w:val="20"/>
              </w:rPr>
              <w:t>multi-select</w:t>
            </w:r>
          </w:p>
        </w:tc>
        <w:tc>
          <w:tcPr>
            <w:tcW w:w="1257" w:type="dxa"/>
          </w:tcPr>
          <w:p w14:paraId="754D6AC7"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53238BAA" w14:textId="77777777" w:rsidR="00D16BED" w:rsidRPr="00556ED6" w:rsidRDefault="00155271" w:rsidP="002D5C7F">
            <w:pPr>
              <w:pStyle w:val="Compact"/>
              <w:rPr>
                <w:sz w:val="20"/>
                <w:szCs w:val="20"/>
              </w:rPr>
            </w:pPr>
            <w:r w:rsidRPr="00556ED6">
              <w:rPr>
                <w:sz w:val="20"/>
                <w:szCs w:val="20"/>
              </w:rPr>
              <w:t>ISO-3166 alpha-3; or ‘multi-country’</w:t>
            </w:r>
          </w:p>
        </w:tc>
      </w:tr>
      <w:tr w:rsidR="00D16BED" w:rsidRPr="00556ED6" w14:paraId="3EF33596"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30AA54C" w14:textId="77777777" w:rsidR="00D16BED" w:rsidRPr="00556ED6" w:rsidRDefault="00155271" w:rsidP="002D5C7F">
            <w:pPr>
              <w:pStyle w:val="Compact"/>
              <w:rPr>
                <w:sz w:val="20"/>
                <w:szCs w:val="20"/>
              </w:rPr>
            </w:pPr>
            <w:r w:rsidRPr="00556ED6">
              <w:rPr>
                <w:rStyle w:val="VerbatimChar"/>
                <w:rFonts w:ascii="Arial" w:hAnsi="Arial"/>
                <w:sz w:val="20"/>
                <w:szCs w:val="20"/>
              </w:rPr>
              <w:t>stream</w:t>
            </w:r>
          </w:p>
        </w:tc>
        <w:tc>
          <w:tcPr>
            <w:tcW w:w="2728" w:type="dxa"/>
            <w:gridSpan w:val="2"/>
          </w:tcPr>
          <w:p w14:paraId="65655F5A"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Evidence stream</w:t>
            </w:r>
          </w:p>
        </w:tc>
        <w:tc>
          <w:tcPr>
            <w:cnfStyle w:val="000010000000" w:firstRow="0" w:lastRow="0" w:firstColumn="0" w:lastColumn="0" w:oddVBand="1" w:evenVBand="0" w:oddHBand="0" w:evenHBand="0" w:firstRowFirstColumn="0" w:firstRowLastColumn="0" w:lastRowFirstColumn="0" w:lastRowLastColumn="0"/>
            <w:tcW w:w="1402" w:type="dxa"/>
          </w:tcPr>
          <w:p w14:paraId="4CAEC9EA" w14:textId="77777777" w:rsidR="00D16BED" w:rsidRPr="00556ED6" w:rsidRDefault="00155271" w:rsidP="002D5C7F">
            <w:pPr>
              <w:pStyle w:val="Compact"/>
              <w:rPr>
                <w:sz w:val="20"/>
                <w:szCs w:val="20"/>
              </w:rPr>
            </w:pPr>
            <w:r w:rsidRPr="00556ED6">
              <w:rPr>
                <w:sz w:val="20"/>
                <w:szCs w:val="20"/>
              </w:rPr>
              <w:t>single-select</w:t>
            </w:r>
          </w:p>
        </w:tc>
        <w:tc>
          <w:tcPr>
            <w:tcW w:w="1257" w:type="dxa"/>
          </w:tcPr>
          <w:p w14:paraId="02727CCB"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3B084234" w14:textId="77777777" w:rsidR="00D16BED" w:rsidRPr="00556ED6" w:rsidRDefault="00155271" w:rsidP="002D5C7F">
            <w:pPr>
              <w:pStyle w:val="Compact"/>
              <w:rPr>
                <w:sz w:val="20"/>
                <w:szCs w:val="20"/>
              </w:rPr>
            </w:pPr>
            <w:r w:rsidRPr="00556ED6">
              <w:rPr>
                <w:sz w:val="20"/>
                <w:szCs w:val="20"/>
              </w:rPr>
              <w:t>Stream1-Barbui-anchored / Stream2-seed / Internal</w:t>
            </w:r>
          </w:p>
        </w:tc>
      </w:tr>
      <w:tr w:rsidR="00D16BED" w:rsidRPr="00556ED6" w14:paraId="4C4EE8F0"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6DB9F1EF" w14:textId="77777777" w:rsidR="00D16BED" w:rsidRPr="00556ED6" w:rsidRDefault="00155271" w:rsidP="002D5C7F">
            <w:pPr>
              <w:pStyle w:val="Compact"/>
              <w:rPr>
                <w:sz w:val="20"/>
                <w:szCs w:val="20"/>
              </w:rPr>
            </w:pPr>
            <w:r w:rsidRPr="00556ED6">
              <w:rPr>
                <w:rStyle w:val="VerbatimChar"/>
                <w:rFonts w:ascii="Arial" w:hAnsi="Arial"/>
                <w:sz w:val="20"/>
                <w:szCs w:val="20"/>
              </w:rPr>
              <w:t>geo_focus</w:t>
            </w:r>
          </w:p>
        </w:tc>
        <w:tc>
          <w:tcPr>
            <w:tcW w:w="2728" w:type="dxa"/>
            <w:gridSpan w:val="2"/>
          </w:tcPr>
          <w:p w14:paraId="6F595A73"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Predominant geography of the review’s evidence</w:t>
            </w:r>
          </w:p>
        </w:tc>
        <w:tc>
          <w:tcPr>
            <w:cnfStyle w:val="000010000000" w:firstRow="0" w:lastRow="0" w:firstColumn="0" w:lastColumn="0" w:oddVBand="1" w:evenVBand="0" w:oddHBand="0" w:evenHBand="0" w:firstRowFirstColumn="0" w:firstRowLastColumn="0" w:lastRowFirstColumn="0" w:lastRowLastColumn="0"/>
            <w:tcW w:w="1402" w:type="dxa"/>
          </w:tcPr>
          <w:p w14:paraId="57768635" w14:textId="77777777" w:rsidR="00D16BED" w:rsidRPr="00556ED6" w:rsidRDefault="00155271" w:rsidP="002D5C7F">
            <w:pPr>
              <w:pStyle w:val="Compact"/>
              <w:rPr>
                <w:sz w:val="20"/>
                <w:szCs w:val="20"/>
              </w:rPr>
            </w:pPr>
            <w:r w:rsidRPr="00556ED6">
              <w:rPr>
                <w:sz w:val="20"/>
                <w:szCs w:val="20"/>
              </w:rPr>
              <w:t>single-select</w:t>
            </w:r>
          </w:p>
        </w:tc>
        <w:tc>
          <w:tcPr>
            <w:tcW w:w="1257" w:type="dxa"/>
          </w:tcPr>
          <w:p w14:paraId="24EC8B52"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1BA417B0" w14:textId="77777777" w:rsidR="00D16BED" w:rsidRPr="00556ED6" w:rsidRDefault="00155271" w:rsidP="002D5C7F">
            <w:pPr>
              <w:pStyle w:val="Compact"/>
              <w:rPr>
                <w:sz w:val="20"/>
                <w:szCs w:val="20"/>
              </w:rPr>
            </w:pPr>
            <w:r w:rsidRPr="00556ED6">
              <w:rPr>
                <w:sz w:val="20"/>
                <w:szCs w:val="20"/>
              </w:rPr>
              <w:t>SSA / other-LMIC / HIC-UMIC / mixed (used for synthesis weighting, §synthesis)</w:t>
            </w:r>
          </w:p>
        </w:tc>
      </w:tr>
      <w:tr w:rsidR="00D16BED" w:rsidRPr="00556ED6" w14:paraId="23BCAA92"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0AD83C2E" w14:textId="77777777" w:rsidR="00D16BED" w:rsidRPr="00556ED6" w:rsidRDefault="00155271" w:rsidP="002D5C7F">
            <w:pPr>
              <w:pStyle w:val="Compact"/>
              <w:rPr>
                <w:sz w:val="20"/>
                <w:szCs w:val="20"/>
              </w:rPr>
            </w:pPr>
            <w:r w:rsidRPr="00556ED6">
              <w:rPr>
                <w:rStyle w:val="VerbatimChar"/>
                <w:rFonts w:ascii="Arial" w:hAnsi="Arial"/>
                <w:sz w:val="20"/>
                <w:szCs w:val="20"/>
              </w:rPr>
              <w:t>setting</w:t>
            </w:r>
          </w:p>
        </w:tc>
        <w:tc>
          <w:tcPr>
            <w:tcW w:w="2728" w:type="dxa"/>
            <w:gridSpan w:val="2"/>
          </w:tcPr>
          <w:p w14:paraId="20E9F08F"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Service delivery setting</w:t>
            </w:r>
          </w:p>
        </w:tc>
        <w:tc>
          <w:tcPr>
            <w:cnfStyle w:val="000010000000" w:firstRow="0" w:lastRow="0" w:firstColumn="0" w:lastColumn="0" w:oddVBand="1" w:evenVBand="0" w:oddHBand="0" w:evenHBand="0" w:firstRowFirstColumn="0" w:firstRowLastColumn="0" w:lastRowFirstColumn="0" w:lastRowLastColumn="0"/>
            <w:tcW w:w="1402" w:type="dxa"/>
          </w:tcPr>
          <w:p w14:paraId="1E0AB52A" w14:textId="77777777" w:rsidR="00D16BED" w:rsidRPr="00556ED6" w:rsidRDefault="00155271" w:rsidP="002D5C7F">
            <w:pPr>
              <w:pStyle w:val="Compact"/>
              <w:rPr>
                <w:sz w:val="20"/>
                <w:szCs w:val="20"/>
              </w:rPr>
            </w:pPr>
            <w:r w:rsidRPr="00556ED6">
              <w:rPr>
                <w:sz w:val="20"/>
                <w:szCs w:val="20"/>
              </w:rPr>
              <w:t>multi-select</w:t>
            </w:r>
          </w:p>
        </w:tc>
        <w:tc>
          <w:tcPr>
            <w:tcW w:w="1257" w:type="dxa"/>
          </w:tcPr>
          <w:p w14:paraId="1EC74E47"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7F62D154" w14:textId="1AAC9278" w:rsidR="00D16BED" w:rsidRPr="00556ED6" w:rsidRDefault="00155271" w:rsidP="002D5C7F">
            <w:pPr>
              <w:pStyle w:val="Compact"/>
              <w:rPr>
                <w:sz w:val="20"/>
                <w:szCs w:val="20"/>
              </w:rPr>
            </w:pPr>
            <w:r w:rsidRPr="00556ED6">
              <w:rPr>
                <w:sz w:val="20"/>
                <w:szCs w:val="20"/>
              </w:rPr>
              <w:t>Primary care clinic / Community (non-clinic) / School / Workplace / Antenatal/postnatal service / NGO program / Refugee/humanitarian / Digital-only / Home-based</w:t>
            </w:r>
          </w:p>
        </w:tc>
      </w:tr>
      <w:tr w:rsidR="00D16BED" w:rsidRPr="00556ED6" w14:paraId="045982AD"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107CAEE5" w14:textId="77777777" w:rsidR="00D16BED" w:rsidRPr="00556ED6" w:rsidRDefault="00155271" w:rsidP="002D5C7F">
            <w:pPr>
              <w:pStyle w:val="Compact"/>
              <w:rPr>
                <w:sz w:val="20"/>
                <w:szCs w:val="20"/>
              </w:rPr>
            </w:pPr>
            <w:r w:rsidRPr="00556ED6">
              <w:rPr>
                <w:rStyle w:val="VerbatimChar"/>
                <w:rFonts w:ascii="Arial" w:hAnsi="Arial"/>
                <w:sz w:val="20"/>
                <w:szCs w:val="20"/>
              </w:rPr>
              <w:t>pop_age</w:t>
            </w:r>
          </w:p>
        </w:tc>
        <w:tc>
          <w:tcPr>
            <w:tcW w:w="2728" w:type="dxa"/>
            <w:gridSpan w:val="2"/>
          </w:tcPr>
          <w:p w14:paraId="6767C77E"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Population age band</w:t>
            </w:r>
          </w:p>
        </w:tc>
        <w:tc>
          <w:tcPr>
            <w:cnfStyle w:val="000010000000" w:firstRow="0" w:lastRow="0" w:firstColumn="0" w:lastColumn="0" w:oddVBand="1" w:evenVBand="0" w:oddHBand="0" w:evenHBand="0" w:firstRowFirstColumn="0" w:firstRowLastColumn="0" w:lastRowFirstColumn="0" w:lastRowLastColumn="0"/>
            <w:tcW w:w="1402" w:type="dxa"/>
          </w:tcPr>
          <w:p w14:paraId="27E2793F" w14:textId="77777777" w:rsidR="00D16BED" w:rsidRPr="00556ED6" w:rsidRDefault="00155271" w:rsidP="002D5C7F">
            <w:pPr>
              <w:pStyle w:val="Compact"/>
              <w:rPr>
                <w:sz w:val="20"/>
                <w:szCs w:val="20"/>
              </w:rPr>
            </w:pPr>
            <w:r w:rsidRPr="00556ED6">
              <w:rPr>
                <w:sz w:val="20"/>
                <w:szCs w:val="20"/>
              </w:rPr>
              <w:t>single-select</w:t>
            </w:r>
          </w:p>
        </w:tc>
        <w:tc>
          <w:tcPr>
            <w:tcW w:w="1257" w:type="dxa"/>
          </w:tcPr>
          <w:p w14:paraId="4CA92638"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0F511373" w14:textId="77777777" w:rsidR="00D16BED" w:rsidRPr="00556ED6" w:rsidRDefault="00155271" w:rsidP="002D5C7F">
            <w:pPr>
              <w:pStyle w:val="Compact"/>
              <w:rPr>
                <w:sz w:val="20"/>
                <w:szCs w:val="20"/>
              </w:rPr>
            </w:pPr>
            <w:r w:rsidRPr="00556ED6">
              <w:rPr>
                <w:sz w:val="20"/>
                <w:szCs w:val="20"/>
              </w:rPr>
              <w:t>Adult (≥18) / Perinatal women / Mixed adult+adolescent / Other</w:t>
            </w:r>
          </w:p>
        </w:tc>
      </w:tr>
      <w:tr w:rsidR="00D16BED" w:rsidRPr="00556ED6" w14:paraId="13255782" w14:textId="77777777" w:rsidTr="00602D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4AFA137A" w14:textId="77777777" w:rsidR="00D16BED" w:rsidRPr="00556ED6" w:rsidRDefault="00155271" w:rsidP="002D5C7F">
            <w:pPr>
              <w:pStyle w:val="Compact"/>
              <w:rPr>
                <w:sz w:val="20"/>
                <w:szCs w:val="20"/>
              </w:rPr>
            </w:pPr>
            <w:r w:rsidRPr="00556ED6">
              <w:rPr>
                <w:rStyle w:val="VerbatimChar"/>
                <w:rFonts w:ascii="Arial" w:hAnsi="Arial"/>
                <w:sz w:val="20"/>
                <w:szCs w:val="20"/>
              </w:rPr>
              <w:t>pop_n</w:t>
            </w:r>
          </w:p>
        </w:tc>
        <w:tc>
          <w:tcPr>
            <w:tcW w:w="2728" w:type="dxa"/>
            <w:gridSpan w:val="2"/>
          </w:tcPr>
          <w:p w14:paraId="2A7AD6F8"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Analytic sample size</w:t>
            </w:r>
          </w:p>
        </w:tc>
        <w:tc>
          <w:tcPr>
            <w:cnfStyle w:val="000010000000" w:firstRow="0" w:lastRow="0" w:firstColumn="0" w:lastColumn="0" w:oddVBand="1" w:evenVBand="0" w:oddHBand="0" w:evenHBand="0" w:firstRowFirstColumn="0" w:firstRowLastColumn="0" w:lastRowFirstColumn="0" w:lastRowLastColumn="0"/>
            <w:tcW w:w="1402" w:type="dxa"/>
          </w:tcPr>
          <w:p w14:paraId="1439D6F2" w14:textId="77777777" w:rsidR="00D16BED" w:rsidRPr="00556ED6" w:rsidRDefault="00155271" w:rsidP="002D5C7F">
            <w:pPr>
              <w:pStyle w:val="Compact"/>
              <w:rPr>
                <w:sz w:val="20"/>
                <w:szCs w:val="20"/>
              </w:rPr>
            </w:pPr>
            <w:r w:rsidRPr="00556ED6">
              <w:rPr>
                <w:sz w:val="20"/>
                <w:szCs w:val="20"/>
              </w:rPr>
              <w:t>numeric</w:t>
            </w:r>
          </w:p>
        </w:tc>
        <w:tc>
          <w:tcPr>
            <w:tcW w:w="1257" w:type="dxa"/>
          </w:tcPr>
          <w:p w14:paraId="5C27A0D9" w14:textId="77777777" w:rsidR="00D16BED" w:rsidRPr="00556ED6"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43E7E133" w14:textId="77777777" w:rsidR="00D16BED" w:rsidRPr="00556ED6" w:rsidRDefault="00155271" w:rsidP="002D5C7F">
            <w:pPr>
              <w:pStyle w:val="Compact"/>
              <w:rPr>
                <w:sz w:val="20"/>
                <w:szCs w:val="20"/>
              </w:rPr>
            </w:pPr>
            <w:r w:rsidRPr="00556ED6">
              <w:rPr>
                <w:sz w:val="20"/>
                <w:szCs w:val="20"/>
              </w:rPr>
              <w:t>n at primary endpoint</w:t>
            </w:r>
          </w:p>
        </w:tc>
      </w:tr>
      <w:tr w:rsidR="00D16BED" w:rsidRPr="00556ED6" w14:paraId="759FAEBC" w14:textId="77777777" w:rsidTr="00602D8D">
        <w:tc>
          <w:tcPr>
            <w:cnfStyle w:val="000010000000" w:firstRow="0" w:lastRow="0" w:firstColumn="0" w:lastColumn="0" w:oddVBand="1" w:evenVBand="0" w:oddHBand="0" w:evenHBand="0" w:firstRowFirstColumn="0" w:firstRowLastColumn="0" w:lastRowFirstColumn="0" w:lastRowLastColumn="0"/>
            <w:tcW w:w="1242" w:type="dxa"/>
          </w:tcPr>
          <w:p w14:paraId="1A973E23" w14:textId="77777777" w:rsidR="00D16BED" w:rsidRPr="00556ED6" w:rsidRDefault="00155271" w:rsidP="002D5C7F">
            <w:pPr>
              <w:pStyle w:val="Compact"/>
              <w:rPr>
                <w:sz w:val="20"/>
                <w:szCs w:val="20"/>
              </w:rPr>
            </w:pPr>
            <w:r w:rsidRPr="00556ED6">
              <w:rPr>
                <w:rStyle w:val="VerbatimChar"/>
                <w:rFonts w:ascii="Arial" w:hAnsi="Arial"/>
                <w:sz w:val="20"/>
                <w:szCs w:val="20"/>
              </w:rPr>
              <w:t>pop_descr</w:t>
            </w:r>
          </w:p>
        </w:tc>
        <w:tc>
          <w:tcPr>
            <w:tcW w:w="2728" w:type="dxa"/>
            <w:gridSpan w:val="2"/>
          </w:tcPr>
          <w:p w14:paraId="10E2C662"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Population description</w:t>
            </w:r>
          </w:p>
        </w:tc>
        <w:tc>
          <w:tcPr>
            <w:cnfStyle w:val="000010000000" w:firstRow="0" w:lastRow="0" w:firstColumn="0" w:lastColumn="0" w:oddVBand="1" w:evenVBand="0" w:oddHBand="0" w:evenHBand="0" w:firstRowFirstColumn="0" w:firstRowLastColumn="0" w:lastRowFirstColumn="0" w:lastRowLastColumn="0"/>
            <w:tcW w:w="1402" w:type="dxa"/>
          </w:tcPr>
          <w:p w14:paraId="1DEFDC91" w14:textId="77777777" w:rsidR="00D16BED" w:rsidRPr="00556ED6" w:rsidRDefault="00155271" w:rsidP="002D5C7F">
            <w:pPr>
              <w:pStyle w:val="Compact"/>
              <w:rPr>
                <w:sz w:val="20"/>
                <w:szCs w:val="20"/>
              </w:rPr>
            </w:pPr>
            <w:r w:rsidRPr="00556ED6">
              <w:rPr>
                <w:sz w:val="20"/>
                <w:szCs w:val="20"/>
              </w:rPr>
              <w:t>free-text</w:t>
            </w:r>
          </w:p>
        </w:tc>
        <w:tc>
          <w:tcPr>
            <w:tcW w:w="1257" w:type="dxa"/>
          </w:tcPr>
          <w:p w14:paraId="05F83450" w14:textId="77777777" w:rsidR="00D16BED" w:rsidRPr="00556ED6"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56ED6">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50A49A86" w14:textId="77777777" w:rsidR="00D16BED" w:rsidRPr="00556ED6" w:rsidRDefault="00155271" w:rsidP="002D5C7F">
            <w:pPr>
              <w:pStyle w:val="Compact"/>
              <w:rPr>
                <w:sz w:val="20"/>
                <w:szCs w:val="20"/>
              </w:rPr>
            </w:pPr>
            <w:r w:rsidRPr="00556ED6">
              <w:rPr>
                <w:sz w:val="20"/>
                <w:szCs w:val="20"/>
              </w:rPr>
              <w:t>Verbatim span required</w:t>
            </w:r>
          </w:p>
        </w:tc>
      </w:tr>
    </w:tbl>
    <w:p w14:paraId="2EC9508F" w14:textId="6EAE40A6" w:rsidR="00D16BED" w:rsidRPr="00BA1FC0" w:rsidRDefault="00155271" w:rsidP="002D5C7F">
      <w:pPr>
        <w:pStyle w:val="Heading2"/>
      </w:pPr>
      <w:bookmarkStart w:id="243" w:name="AppendixD3"/>
      <w:bookmarkStart w:id="244" w:name="_Toc233231875"/>
      <w:bookmarkStart w:id="245" w:name="X94706210367663063b6ea1241cc55cf156efc68"/>
      <w:bookmarkEnd w:id="242"/>
      <w:r w:rsidRPr="00BA1FC0">
        <w:lastRenderedPageBreak/>
        <w:t xml:space="preserve">D.3 Severity </w:t>
      </w:r>
      <w:bookmarkEnd w:id="243"/>
      <w:r w:rsidRPr="00BA1FC0">
        <w:t>stratum</w:t>
      </w:r>
      <w:bookmarkEnd w:id="244"/>
      <w:r w:rsidRPr="00BA1FC0">
        <w:t xml:space="preserve"> </w:t>
      </w:r>
    </w:p>
    <w:tbl>
      <w:tblPr>
        <w:tblStyle w:val="PlainTable3"/>
        <w:tblW w:w="5000" w:type="pct"/>
        <w:tblLayout w:type="fixed"/>
        <w:tblLook w:val="0020" w:firstRow="1" w:lastRow="0" w:firstColumn="0" w:lastColumn="0" w:noHBand="0" w:noVBand="0"/>
      </w:tblPr>
      <w:tblGrid>
        <w:gridCol w:w="1242"/>
        <w:gridCol w:w="2728"/>
        <w:gridCol w:w="1402"/>
        <w:gridCol w:w="1399"/>
        <w:gridCol w:w="2805"/>
      </w:tblGrid>
      <w:tr w:rsidR="00D16BED" w:rsidRPr="0026721A" w14:paraId="46D6C4C4" w14:textId="77777777" w:rsidTr="008D5AA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90A6D0A" w14:textId="513A2C1A" w:rsidR="00D16BED" w:rsidRPr="0026721A" w:rsidRDefault="008D5AA1" w:rsidP="002D5C7F">
            <w:pPr>
              <w:pStyle w:val="Compact"/>
              <w:rPr>
                <w:sz w:val="20"/>
                <w:szCs w:val="20"/>
              </w:rPr>
            </w:pPr>
            <w:r w:rsidRPr="0026721A">
              <w:rPr>
                <w:caps w:val="0"/>
                <w:sz w:val="20"/>
                <w:szCs w:val="20"/>
              </w:rPr>
              <w:t>Field Id</w:t>
            </w:r>
          </w:p>
        </w:tc>
        <w:tc>
          <w:tcPr>
            <w:tcW w:w="2728" w:type="dxa"/>
          </w:tcPr>
          <w:p w14:paraId="5386EF1A" w14:textId="7AF76272" w:rsidR="00D16BED" w:rsidRPr="0026721A"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26721A">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402" w:type="dxa"/>
          </w:tcPr>
          <w:p w14:paraId="3C3C80FD" w14:textId="384AA338" w:rsidR="00D16BED" w:rsidRPr="0026721A" w:rsidRDefault="008D5AA1" w:rsidP="002D5C7F">
            <w:pPr>
              <w:pStyle w:val="Compact"/>
              <w:rPr>
                <w:sz w:val="20"/>
                <w:szCs w:val="20"/>
              </w:rPr>
            </w:pPr>
            <w:r w:rsidRPr="0026721A">
              <w:rPr>
                <w:caps w:val="0"/>
                <w:sz w:val="20"/>
                <w:szCs w:val="20"/>
              </w:rPr>
              <w:t>Type</w:t>
            </w:r>
          </w:p>
        </w:tc>
        <w:tc>
          <w:tcPr>
            <w:tcW w:w="1399" w:type="dxa"/>
          </w:tcPr>
          <w:p w14:paraId="5BB96BEA" w14:textId="7F3608AE" w:rsidR="00D16BED" w:rsidRPr="0026721A"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26721A">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805" w:type="dxa"/>
          </w:tcPr>
          <w:p w14:paraId="2E961B28" w14:textId="00753A47" w:rsidR="00D16BED" w:rsidRPr="0026721A" w:rsidRDefault="008D5AA1" w:rsidP="002D5C7F">
            <w:pPr>
              <w:pStyle w:val="Compact"/>
              <w:rPr>
                <w:sz w:val="20"/>
                <w:szCs w:val="20"/>
              </w:rPr>
            </w:pPr>
            <w:r w:rsidRPr="0026721A">
              <w:rPr>
                <w:caps w:val="0"/>
                <w:sz w:val="20"/>
                <w:szCs w:val="20"/>
              </w:rPr>
              <w:t>Notes</w:t>
            </w:r>
          </w:p>
        </w:tc>
      </w:tr>
      <w:tr w:rsidR="00D16BED" w:rsidRPr="0026721A" w14:paraId="434558E9"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1F0A7050" w14:textId="77777777" w:rsidR="00D16BED" w:rsidRPr="0026721A" w:rsidRDefault="00155271" w:rsidP="002D5C7F">
            <w:pPr>
              <w:pStyle w:val="Compact"/>
              <w:rPr>
                <w:sz w:val="20"/>
                <w:szCs w:val="20"/>
              </w:rPr>
            </w:pPr>
            <w:r w:rsidRPr="0026721A">
              <w:rPr>
                <w:rStyle w:val="VerbatimChar"/>
                <w:rFonts w:ascii="Arial" w:hAnsi="Arial"/>
                <w:sz w:val="20"/>
                <w:szCs w:val="20"/>
              </w:rPr>
              <w:t>sev_strat</w:t>
            </w:r>
          </w:p>
        </w:tc>
        <w:tc>
          <w:tcPr>
            <w:tcW w:w="2728" w:type="dxa"/>
          </w:tcPr>
          <w:p w14:paraId="371AC582" w14:textId="77777777" w:rsidR="00D16BED" w:rsidRPr="0026721A"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6721A">
              <w:rPr>
                <w:sz w:val="20"/>
                <w:szCs w:val="20"/>
              </w:rPr>
              <w:t>Severity stratum</w:t>
            </w:r>
          </w:p>
        </w:tc>
        <w:tc>
          <w:tcPr>
            <w:cnfStyle w:val="000010000000" w:firstRow="0" w:lastRow="0" w:firstColumn="0" w:lastColumn="0" w:oddVBand="1" w:evenVBand="0" w:oddHBand="0" w:evenHBand="0" w:firstRowFirstColumn="0" w:firstRowLastColumn="0" w:lastRowFirstColumn="0" w:lastRowLastColumn="0"/>
            <w:tcW w:w="1402" w:type="dxa"/>
          </w:tcPr>
          <w:p w14:paraId="76E02037" w14:textId="77777777" w:rsidR="00D16BED" w:rsidRPr="0026721A" w:rsidRDefault="00155271" w:rsidP="002D5C7F">
            <w:pPr>
              <w:pStyle w:val="Compact"/>
              <w:rPr>
                <w:sz w:val="20"/>
                <w:szCs w:val="20"/>
              </w:rPr>
            </w:pPr>
            <w:r w:rsidRPr="0026721A">
              <w:rPr>
                <w:sz w:val="20"/>
                <w:szCs w:val="20"/>
              </w:rPr>
              <w:t>single-select</w:t>
            </w:r>
          </w:p>
        </w:tc>
        <w:tc>
          <w:tcPr>
            <w:tcW w:w="1399" w:type="dxa"/>
          </w:tcPr>
          <w:p w14:paraId="5A7E1C5B" w14:textId="77777777" w:rsidR="00D16BED" w:rsidRPr="0026721A"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6721A">
              <w:rPr>
                <w:sz w:val="20"/>
                <w:szCs w:val="20"/>
              </w:rPr>
              <w:t>Y</w:t>
            </w:r>
          </w:p>
        </w:tc>
        <w:tc>
          <w:tcPr>
            <w:cnfStyle w:val="000010000000" w:firstRow="0" w:lastRow="0" w:firstColumn="0" w:lastColumn="0" w:oddVBand="1" w:evenVBand="0" w:oddHBand="0" w:evenHBand="0" w:firstRowFirstColumn="0" w:firstRowLastColumn="0" w:lastRowFirstColumn="0" w:lastRowLastColumn="0"/>
            <w:tcW w:w="2805" w:type="dxa"/>
          </w:tcPr>
          <w:p w14:paraId="018E4BBB" w14:textId="77777777" w:rsidR="00D16BED" w:rsidRPr="0026721A" w:rsidRDefault="00155271" w:rsidP="002D5C7F">
            <w:pPr>
              <w:pStyle w:val="Compact"/>
              <w:rPr>
                <w:sz w:val="20"/>
                <w:szCs w:val="20"/>
              </w:rPr>
            </w:pPr>
            <w:r w:rsidRPr="0026721A">
              <w:rPr>
                <w:sz w:val="20"/>
                <w:szCs w:val="20"/>
              </w:rPr>
              <w:t>See D.8.2</w:t>
            </w:r>
          </w:p>
        </w:tc>
      </w:tr>
      <w:tr w:rsidR="00D16BED" w:rsidRPr="0026721A" w14:paraId="7BA88F11" w14:textId="77777777" w:rsidTr="008D5AA1">
        <w:tc>
          <w:tcPr>
            <w:cnfStyle w:val="000010000000" w:firstRow="0" w:lastRow="0" w:firstColumn="0" w:lastColumn="0" w:oddVBand="1" w:evenVBand="0" w:oddHBand="0" w:evenHBand="0" w:firstRowFirstColumn="0" w:firstRowLastColumn="0" w:lastRowFirstColumn="0" w:lastRowLastColumn="0"/>
            <w:tcW w:w="1242" w:type="dxa"/>
          </w:tcPr>
          <w:p w14:paraId="39BCFB2F" w14:textId="77777777" w:rsidR="00D16BED" w:rsidRPr="0026721A" w:rsidRDefault="00155271" w:rsidP="002D5C7F">
            <w:pPr>
              <w:pStyle w:val="Compact"/>
              <w:rPr>
                <w:sz w:val="20"/>
                <w:szCs w:val="20"/>
              </w:rPr>
            </w:pPr>
            <w:r w:rsidRPr="0026721A">
              <w:rPr>
                <w:rStyle w:val="VerbatimChar"/>
                <w:rFonts w:ascii="Arial" w:hAnsi="Arial"/>
                <w:sz w:val="20"/>
                <w:szCs w:val="20"/>
              </w:rPr>
              <w:t>sev_scale</w:t>
            </w:r>
          </w:p>
        </w:tc>
        <w:tc>
          <w:tcPr>
            <w:tcW w:w="2728" w:type="dxa"/>
          </w:tcPr>
          <w:p w14:paraId="79EE9FCD" w14:textId="77777777" w:rsidR="00D16BED" w:rsidRPr="0026721A"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6721A">
              <w:rPr>
                <w:sz w:val="20"/>
                <w:szCs w:val="20"/>
              </w:rPr>
              <w:t>Diagnostic / screening tool</w:t>
            </w:r>
          </w:p>
        </w:tc>
        <w:tc>
          <w:tcPr>
            <w:cnfStyle w:val="000010000000" w:firstRow="0" w:lastRow="0" w:firstColumn="0" w:lastColumn="0" w:oddVBand="1" w:evenVBand="0" w:oddHBand="0" w:evenHBand="0" w:firstRowFirstColumn="0" w:firstRowLastColumn="0" w:lastRowFirstColumn="0" w:lastRowLastColumn="0"/>
            <w:tcW w:w="1402" w:type="dxa"/>
          </w:tcPr>
          <w:p w14:paraId="711C8C3C" w14:textId="77777777" w:rsidR="00D16BED" w:rsidRPr="0026721A" w:rsidRDefault="00155271" w:rsidP="002D5C7F">
            <w:pPr>
              <w:pStyle w:val="Compact"/>
              <w:rPr>
                <w:sz w:val="20"/>
                <w:szCs w:val="20"/>
              </w:rPr>
            </w:pPr>
            <w:r w:rsidRPr="0026721A">
              <w:rPr>
                <w:sz w:val="20"/>
                <w:szCs w:val="20"/>
              </w:rPr>
              <w:t>single-select</w:t>
            </w:r>
          </w:p>
        </w:tc>
        <w:tc>
          <w:tcPr>
            <w:tcW w:w="1399" w:type="dxa"/>
          </w:tcPr>
          <w:p w14:paraId="7B7FA374" w14:textId="77777777" w:rsidR="00D16BED" w:rsidRPr="0026721A"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6721A">
              <w:rPr>
                <w:sz w:val="20"/>
                <w:szCs w:val="20"/>
              </w:rPr>
              <w:t>Y</w:t>
            </w:r>
          </w:p>
        </w:tc>
        <w:tc>
          <w:tcPr>
            <w:cnfStyle w:val="000010000000" w:firstRow="0" w:lastRow="0" w:firstColumn="0" w:lastColumn="0" w:oddVBand="1" w:evenVBand="0" w:oddHBand="0" w:evenHBand="0" w:firstRowFirstColumn="0" w:firstRowLastColumn="0" w:lastRowFirstColumn="0" w:lastRowLastColumn="0"/>
            <w:tcW w:w="2805" w:type="dxa"/>
          </w:tcPr>
          <w:p w14:paraId="7BBE9706" w14:textId="77777777" w:rsidR="00D16BED" w:rsidRPr="0026721A" w:rsidRDefault="00155271" w:rsidP="002D5C7F">
            <w:pPr>
              <w:pStyle w:val="Compact"/>
              <w:rPr>
                <w:sz w:val="20"/>
                <w:szCs w:val="20"/>
              </w:rPr>
            </w:pPr>
            <w:r w:rsidRPr="0026721A">
              <w:rPr>
                <w:sz w:val="20"/>
                <w:szCs w:val="20"/>
              </w:rPr>
              <w:t>PHQ-9 / PHQ-2 / CES-D / CIDI / SCID / MINI / HAMD / BDI / EPDS / SRQ-20 / K10 / Other</w:t>
            </w:r>
          </w:p>
        </w:tc>
      </w:tr>
      <w:tr w:rsidR="00D16BED" w:rsidRPr="0026721A" w14:paraId="651D9D09"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E14CA02" w14:textId="77777777" w:rsidR="00D16BED" w:rsidRPr="0026721A" w:rsidRDefault="00155271" w:rsidP="002D5C7F">
            <w:pPr>
              <w:pStyle w:val="Compact"/>
              <w:rPr>
                <w:sz w:val="20"/>
                <w:szCs w:val="20"/>
              </w:rPr>
            </w:pPr>
            <w:r w:rsidRPr="0026721A">
              <w:rPr>
                <w:rStyle w:val="VerbatimChar"/>
                <w:rFonts w:ascii="Arial" w:hAnsi="Arial"/>
                <w:sz w:val="20"/>
                <w:szCs w:val="20"/>
              </w:rPr>
              <w:t>sev_cutoff</w:t>
            </w:r>
          </w:p>
        </w:tc>
        <w:tc>
          <w:tcPr>
            <w:tcW w:w="2728" w:type="dxa"/>
          </w:tcPr>
          <w:p w14:paraId="5910730F" w14:textId="77777777" w:rsidR="00D16BED" w:rsidRPr="0026721A"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6721A">
              <w:rPr>
                <w:sz w:val="20"/>
                <w:szCs w:val="20"/>
              </w:rPr>
              <w:t>Threshold used</w:t>
            </w:r>
          </w:p>
        </w:tc>
        <w:tc>
          <w:tcPr>
            <w:cnfStyle w:val="000010000000" w:firstRow="0" w:lastRow="0" w:firstColumn="0" w:lastColumn="0" w:oddVBand="1" w:evenVBand="0" w:oddHBand="0" w:evenHBand="0" w:firstRowFirstColumn="0" w:firstRowLastColumn="0" w:lastRowFirstColumn="0" w:lastRowLastColumn="0"/>
            <w:tcW w:w="1402" w:type="dxa"/>
          </w:tcPr>
          <w:p w14:paraId="52ABA6D8" w14:textId="77777777" w:rsidR="00D16BED" w:rsidRPr="0026721A" w:rsidRDefault="00155271" w:rsidP="002D5C7F">
            <w:pPr>
              <w:pStyle w:val="Compact"/>
              <w:rPr>
                <w:sz w:val="20"/>
                <w:szCs w:val="20"/>
              </w:rPr>
            </w:pPr>
            <w:r w:rsidRPr="0026721A">
              <w:rPr>
                <w:sz w:val="20"/>
                <w:szCs w:val="20"/>
              </w:rPr>
              <w:t>numeric</w:t>
            </w:r>
          </w:p>
        </w:tc>
        <w:tc>
          <w:tcPr>
            <w:tcW w:w="1399" w:type="dxa"/>
          </w:tcPr>
          <w:p w14:paraId="13F9A875" w14:textId="77777777" w:rsidR="00D16BED" w:rsidRPr="0026721A"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26721A">
              <w:rPr>
                <w:sz w:val="20"/>
                <w:szCs w:val="20"/>
              </w:rPr>
              <w:t>N</w:t>
            </w:r>
          </w:p>
        </w:tc>
        <w:tc>
          <w:tcPr>
            <w:cnfStyle w:val="000010000000" w:firstRow="0" w:lastRow="0" w:firstColumn="0" w:lastColumn="0" w:oddVBand="1" w:evenVBand="0" w:oddHBand="0" w:evenHBand="0" w:firstRowFirstColumn="0" w:firstRowLastColumn="0" w:lastRowFirstColumn="0" w:lastRowLastColumn="0"/>
            <w:tcW w:w="2805" w:type="dxa"/>
          </w:tcPr>
          <w:p w14:paraId="6FFF0DE8" w14:textId="77777777" w:rsidR="00D16BED" w:rsidRPr="0026721A" w:rsidRDefault="00155271" w:rsidP="002D5C7F">
            <w:pPr>
              <w:pStyle w:val="Compact"/>
              <w:rPr>
                <w:sz w:val="20"/>
                <w:szCs w:val="20"/>
              </w:rPr>
            </w:pPr>
            <w:r w:rsidRPr="0026721A">
              <w:rPr>
                <w:sz w:val="20"/>
                <w:szCs w:val="20"/>
              </w:rPr>
              <w:t>e.g. PHQ-9 ≥ 10</w:t>
            </w:r>
          </w:p>
        </w:tc>
      </w:tr>
      <w:tr w:rsidR="00D16BED" w:rsidRPr="0026721A" w14:paraId="161E5A90" w14:textId="77777777" w:rsidTr="008D5AA1">
        <w:tc>
          <w:tcPr>
            <w:cnfStyle w:val="000010000000" w:firstRow="0" w:lastRow="0" w:firstColumn="0" w:lastColumn="0" w:oddVBand="1" w:evenVBand="0" w:oddHBand="0" w:evenHBand="0" w:firstRowFirstColumn="0" w:firstRowLastColumn="0" w:lastRowFirstColumn="0" w:lastRowLastColumn="0"/>
            <w:tcW w:w="1242" w:type="dxa"/>
          </w:tcPr>
          <w:p w14:paraId="1A95BA0D" w14:textId="77777777" w:rsidR="00D16BED" w:rsidRPr="0026721A" w:rsidRDefault="00155271" w:rsidP="002D5C7F">
            <w:pPr>
              <w:pStyle w:val="Compact"/>
              <w:rPr>
                <w:sz w:val="20"/>
                <w:szCs w:val="20"/>
              </w:rPr>
            </w:pPr>
            <w:r w:rsidRPr="0026721A">
              <w:rPr>
                <w:rStyle w:val="VerbatimChar"/>
                <w:rFonts w:ascii="Arial" w:hAnsi="Arial"/>
                <w:sz w:val="20"/>
                <w:szCs w:val="20"/>
              </w:rPr>
              <w:t>sev_quote</w:t>
            </w:r>
          </w:p>
        </w:tc>
        <w:tc>
          <w:tcPr>
            <w:tcW w:w="2728" w:type="dxa"/>
          </w:tcPr>
          <w:p w14:paraId="4F3241B6" w14:textId="77777777" w:rsidR="00D16BED" w:rsidRPr="0026721A"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6721A">
              <w:rPr>
                <w:sz w:val="20"/>
                <w:szCs w:val="20"/>
              </w:rPr>
              <w:t>Verbatim severity criterion</w:t>
            </w:r>
          </w:p>
        </w:tc>
        <w:tc>
          <w:tcPr>
            <w:cnfStyle w:val="000010000000" w:firstRow="0" w:lastRow="0" w:firstColumn="0" w:lastColumn="0" w:oddVBand="1" w:evenVBand="0" w:oddHBand="0" w:evenHBand="0" w:firstRowFirstColumn="0" w:firstRowLastColumn="0" w:lastRowFirstColumn="0" w:lastRowLastColumn="0"/>
            <w:tcW w:w="1402" w:type="dxa"/>
          </w:tcPr>
          <w:p w14:paraId="0BE0B2A3" w14:textId="77777777" w:rsidR="00D16BED" w:rsidRPr="0026721A" w:rsidRDefault="00155271" w:rsidP="002D5C7F">
            <w:pPr>
              <w:pStyle w:val="Compact"/>
              <w:rPr>
                <w:sz w:val="20"/>
                <w:szCs w:val="20"/>
              </w:rPr>
            </w:pPr>
            <w:r w:rsidRPr="0026721A">
              <w:rPr>
                <w:sz w:val="20"/>
                <w:szCs w:val="20"/>
              </w:rPr>
              <w:t>span</w:t>
            </w:r>
          </w:p>
        </w:tc>
        <w:tc>
          <w:tcPr>
            <w:tcW w:w="1399" w:type="dxa"/>
          </w:tcPr>
          <w:p w14:paraId="2582FCD1" w14:textId="77777777" w:rsidR="00D16BED" w:rsidRPr="0026721A"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26721A">
              <w:rPr>
                <w:sz w:val="20"/>
                <w:szCs w:val="20"/>
              </w:rPr>
              <w:t>Y</w:t>
            </w:r>
          </w:p>
        </w:tc>
        <w:tc>
          <w:tcPr>
            <w:cnfStyle w:val="000010000000" w:firstRow="0" w:lastRow="0" w:firstColumn="0" w:lastColumn="0" w:oddVBand="1" w:evenVBand="0" w:oddHBand="0" w:evenHBand="0" w:firstRowFirstColumn="0" w:firstRowLastColumn="0" w:lastRowFirstColumn="0" w:lastRowLastColumn="0"/>
            <w:tcW w:w="2805" w:type="dxa"/>
          </w:tcPr>
          <w:p w14:paraId="751C1336" w14:textId="77777777" w:rsidR="00D16BED" w:rsidRPr="0026721A" w:rsidRDefault="00155271" w:rsidP="002D5C7F">
            <w:pPr>
              <w:pStyle w:val="Compact"/>
              <w:rPr>
                <w:sz w:val="20"/>
                <w:szCs w:val="20"/>
              </w:rPr>
            </w:pPr>
            <w:r w:rsidRPr="0026721A">
              <w:rPr>
                <w:sz w:val="20"/>
                <w:szCs w:val="20"/>
              </w:rPr>
              <w:t>EPPI span tag</w:t>
            </w:r>
          </w:p>
        </w:tc>
      </w:tr>
    </w:tbl>
    <w:p w14:paraId="3AB59233" w14:textId="090DBA3C" w:rsidR="00D16BED" w:rsidRPr="00BA1FC0" w:rsidRDefault="00155271" w:rsidP="002D5C7F">
      <w:pPr>
        <w:pStyle w:val="Heading2"/>
      </w:pPr>
      <w:bookmarkStart w:id="246" w:name="AppendixD4"/>
      <w:bookmarkStart w:id="247" w:name="_Toc233231876"/>
      <w:bookmarkStart w:id="248" w:name="X7a8670466a32de70670709484837f5e01bd633b"/>
      <w:bookmarkEnd w:id="245"/>
      <w:r w:rsidRPr="00BA1FC0">
        <w:t xml:space="preserve">D.4 Intervention </w:t>
      </w:r>
      <w:bookmarkEnd w:id="246"/>
      <w:r w:rsidR="006124AA">
        <w:t>-</w:t>
      </w:r>
      <w:r w:rsidRPr="00BA1FC0">
        <w:t xml:space="preserve"> active ingredients</w:t>
      </w:r>
      <w:bookmarkEnd w:id="247"/>
      <w:r w:rsidRPr="00BA1FC0">
        <w:t xml:space="preserve"> </w:t>
      </w:r>
    </w:p>
    <w:tbl>
      <w:tblPr>
        <w:tblStyle w:val="PlainTable3"/>
        <w:tblW w:w="5000" w:type="pct"/>
        <w:tblLayout w:type="fixed"/>
        <w:tblLook w:val="0020" w:firstRow="1" w:lastRow="0" w:firstColumn="0" w:lastColumn="0" w:noHBand="0" w:noVBand="0"/>
      </w:tblPr>
      <w:tblGrid>
        <w:gridCol w:w="1526"/>
        <w:gridCol w:w="2835"/>
        <w:gridCol w:w="1276"/>
        <w:gridCol w:w="1275"/>
        <w:gridCol w:w="2664"/>
      </w:tblGrid>
      <w:tr w:rsidR="00D16BED" w:rsidRPr="004A3E9E" w14:paraId="7ECAC42F" w14:textId="77777777" w:rsidTr="008D5AA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49F55E98" w14:textId="3681274E" w:rsidR="00D16BED" w:rsidRPr="004A3E9E" w:rsidRDefault="008D5AA1" w:rsidP="002D5C7F">
            <w:pPr>
              <w:pStyle w:val="Compact"/>
              <w:rPr>
                <w:sz w:val="20"/>
                <w:szCs w:val="20"/>
              </w:rPr>
            </w:pPr>
            <w:r w:rsidRPr="004A3E9E">
              <w:rPr>
                <w:caps w:val="0"/>
                <w:sz w:val="20"/>
                <w:szCs w:val="20"/>
              </w:rPr>
              <w:t>Field Id</w:t>
            </w:r>
          </w:p>
        </w:tc>
        <w:tc>
          <w:tcPr>
            <w:tcW w:w="2835" w:type="dxa"/>
          </w:tcPr>
          <w:p w14:paraId="4D49DB72" w14:textId="51A73F51" w:rsidR="00D16BED" w:rsidRPr="004A3E9E"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3E9E">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276" w:type="dxa"/>
          </w:tcPr>
          <w:p w14:paraId="4021286E" w14:textId="421BC4E4" w:rsidR="00D16BED" w:rsidRPr="004A3E9E" w:rsidRDefault="008D5AA1" w:rsidP="002D5C7F">
            <w:pPr>
              <w:pStyle w:val="Compact"/>
              <w:rPr>
                <w:sz w:val="20"/>
                <w:szCs w:val="20"/>
              </w:rPr>
            </w:pPr>
            <w:r w:rsidRPr="004A3E9E">
              <w:rPr>
                <w:caps w:val="0"/>
                <w:sz w:val="20"/>
                <w:szCs w:val="20"/>
              </w:rPr>
              <w:t>Type</w:t>
            </w:r>
          </w:p>
        </w:tc>
        <w:tc>
          <w:tcPr>
            <w:tcW w:w="1275" w:type="dxa"/>
          </w:tcPr>
          <w:p w14:paraId="7F98DC9E" w14:textId="166E2B29" w:rsidR="00D16BED" w:rsidRPr="004A3E9E"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4A3E9E">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664" w:type="dxa"/>
          </w:tcPr>
          <w:p w14:paraId="10CABCC5" w14:textId="484D1AA0" w:rsidR="00D16BED" w:rsidRPr="004A3E9E" w:rsidRDefault="008D5AA1" w:rsidP="002D5C7F">
            <w:pPr>
              <w:pStyle w:val="Compact"/>
              <w:rPr>
                <w:sz w:val="20"/>
                <w:szCs w:val="20"/>
              </w:rPr>
            </w:pPr>
            <w:r w:rsidRPr="004A3E9E">
              <w:rPr>
                <w:caps w:val="0"/>
                <w:sz w:val="20"/>
                <w:szCs w:val="20"/>
              </w:rPr>
              <w:t>Notes</w:t>
            </w:r>
          </w:p>
        </w:tc>
      </w:tr>
      <w:tr w:rsidR="00D16BED" w:rsidRPr="004A3E9E" w14:paraId="4CEB37B6"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313E3A53" w14:textId="77777777" w:rsidR="00D16BED" w:rsidRPr="004A3E9E" w:rsidRDefault="00155271" w:rsidP="002D5C7F">
            <w:pPr>
              <w:pStyle w:val="Compact"/>
              <w:rPr>
                <w:sz w:val="20"/>
                <w:szCs w:val="20"/>
              </w:rPr>
            </w:pPr>
            <w:r w:rsidRPr="004A3E9E">
              <w:rPr>
                <w:rStyle w:val="VerbatimChar"/>
                <w:rFonts w:ascii="Arial" w:hAnsi="Arial"/>
                <w:sz w:val="20"/>
                <w:szCs w:val="20"/>
              </w:rPr>
              <w:t>int_name</w:t>
            </w:r>
          </w:p>
        </w:tc>
        <w:tc>
          <w:tcPr>
            <w:tcW w:w="2835" w:type="dxa"/>
          </w:tcPr>
          <w:p w14:paraId="0EEF45D9" w14:textId="540CAF23"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Programme</w:t>
            </w:r>
            <w:r w:rsidR="00F22C31">
              <w:rPr>
                <w:sz w:val="20"/>
                <w:szCs w:val="20"/>
              </w:rPr>
              <w:t>/</w:t>
            </w:r>
            <w:r w:rsidRPr="004A3E9E">
              <w:rPr>
                <w:sz w:val="20"/>
                <w:szCs w:val="20"/>
              </w:rPr>
              <w:t>protocol name</w:t>
            </w:r>
          </w:p>
        </w:tc>
        <w:tc>
          <w:tcPr>
            <w:cnfStyle w:val="000010000000" w:firstRow="0" w:lastRow="0" w:firstColumn="0" w:lastColumn="0" w:oddVBand="1" w:evenVBand="0" w:oddHBand="0" w:evenHBand="0" w:firstRowFirstColumn="0" w:firstRowLastColumn="0" w:lastRowFirstColumn="0" w:lastRowLastColumn="0"/>
            <w:tcW w:w="1276" w:type="dxa"/>
          </w:tcPr>
          <w:p w14:paraId="505E9896" w14:textId="77777777" w:rsidR="00D16BED" w:rsidRPr="004A3E9E" w:rsidRDefault="00155271" w:rsidP="002D5C7F">
            <w:pPr>
              <w:pStyle w:val="Compact"/>
              <w:rPr>
                <w:sz w:val="20"/>
                <w:szCs w:val="20"/>
              </w:rPr>
            </w:pPr>
            <w:r w:rsidRPr="004A3E9E">
              <w:rPr>
                <w:sz w:val="20"/>
                <w:szCs w:val="20"/>
              </w:rPr>
              <w:t>free-text</w:t>
            </w:r>
          </w:p>
        </w:tc>
        <w:tc>
          <w:tcPr>
            <w:tcW w:w="1275" w:type="dxa"/>
          </w:tcPr>
          <w:p w14:paraId="5275BB48" w14:textId="77777777"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76D36079" w14:textId="77777777" w:rsidR="00D16BED" w:rsidRPr="004A3E9E" w:rsidRDefault="00155271" w:rsidP="002D5C7F">
            <w:pPr>
              <w:pStyle w:val="Compact"/>
              <w:rPr>
                <w:sz w:val="20"/>
                <w:szCs w:val="20"/>
              </w:rPr>
            </w:pPr>
            <w:r w:rsidRPr="004A3E9E">
              <w:rPr>
                <w:sz w:val="20"/>
                <w:szCs w:val="20"/>
              </w:rPr>
              <w:t>e.g. “PM+”, “HAP”, “Friendship Bench”</w:t>
            </w:r>
          </w:p>
        </w:tc>
      </w:tr>
      <w:tr w:rsidR="00D16BED" w:rsidRPr="004A3E9E" w14:paraId="2E1E9181" w14:textId="77777777" w:rsidTr="008D5AA1">
        <w:tc>
          <w:tcPr>
            <w:cnfStyle w:val="000010000000" w:firstRow="0" w:lastRow="0" w:firstColumn="0" w:lastColumn="0" w:oddVBand="1" w:evenVBand="0" w:oddHBand="0" w:evenHBand="0" w:firstRowFirstColumn="0" w:firstRowLastColumn="0" w:lastRowFirstColumn="0" w:lastRowLastColumn="0"/>
            <w:tcW w:w="1526" w:type="dxa"/>
          </w:tcPr>
          <w:p w14:paraId="305D3A2E" w14:textId="77777777" w:rsidR="00D16BED" w:rsidRPr="004A3E9E" w:rsidRDefault="00155271" w:rsidP="002D5C7F">
            <w:pPr>
              <w:pStyle w:val="Compact"/>
              <w:rPr>
                <w:sz w:val="20"/>
                <w:szCs w:val="20"/>
              </w:rPr>
            </w:pPr>
            <w:r w:rsidRPr="004A3E9E">
              <w:rPr>
                <w:rStyle w:val="VerbatimChar"/>
                <w:rFonts w:ascii="Arial" w:hAnsi="Arial"/>
                <w:sz w:val="20"/>
                <w:szCs w:val="20"/>
              </w:rPr>
              <w:t>int_techniques</w:t>
            </w:r>
          </w:p>
        </w:tc>
        <w:tc>
          <w:tcPr>
            <w:tcW w:w="2835" w:type="dxa"/>
          </w:tcPr>
          <w:p w14:paraId="4DF3F7CA" w14:textId="77777777" w:rsidR="00D16BED" w:rsidRPr="004A3E9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3E9E">
              <w:rPr>
                <w:sz w:val="20"/>
                <w:szCs w:val="20"/>
              </w:rPr>
              <w:t>Core therapeutic techniques</w:t>
            </w:r>
          </w:p>
        </w:tc>
        <w:tc>
          <w:tcPr>
            <w:cnfStyle w:val="000010000000" w:firstRow="0" w:lastRow="0" w:firstColumn="0" w:lastColumn="0" w:oddVBand="1" w:evenVBand="0" w:oddHBand="0" w:evenHBand="0" w:firstRowFirstColumn="0" w:firstRowLastColumn="0" w:lastRowFirstColumn="0" w:lastRowLastColumn="0"/>
            <w:tcW w:w="1276" w:type="dxa"/>
          </w:tcPr>
          <w:p w14:paraId="03D9FC6B" w14:textId="77777777" w:rsidR="00D16BED" w:rsidRPr="004A3E9E" w:rsidRDefault="00155271" w:rsidP="002D5C7F">
            <w:pPr>
              <w:pStyle w:val="Compact"/>
              <w:rPr>
                <w:sz w:val="20"/>
                <w:szCs w:val="20"/>
              </w:rPr>
            </w:pPr>
            <w:r w:rsidRPr="004A3E9E">
              <w:rPr>
                <w:sz w:val="20"/>
                <w:szCs w:val="20"/>
              </w:rPr>
              <w:t>multi-select</w:t>
            </w:r>
          </w:p>
        </w:tc>
        <w:tc>
          <w:tcPr>
            <w:tcW w:w="1275" w:type="dxa"/>
          </w:tcPr>
          <w:p w14:paraId="77FEBA5C" w14:textId="77777777" w:rsidR="00D16BED" w:rsidRPr="004A3E9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3E9E">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3FAF2C24" w14:textId="77777777" w:rsidR="00D16BED" w:rsidRPr="004A3E9E" w:rsidRDefault="00155271" w:rsidP="002D5C7F">
            <w:pPr>
              <w:pStyle w:val="Compact"/>
              <w:rPr>
                <w:sz w:val="20"/>
                <w:szCs w:val="20"/>
              </w:rPr>
            </w:pPr>
            <w:r w:rsidRPr="004A3E9E">
              <w:rPr>
                <w:sz w:val="20"/>
                <w:szCs w:val="20"/>
              </w:rPr>
              <w:t>See D.8.3a; ≥1</w:t>
            </w:r>
          </w:p>
        </w:tc>
      </w:tr>
      <w:tr w:rsidR="00D16BED" w:rsidRPr="004A3E9E" w14:paraId="760191BB"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767DE99D" w14:textId="77777777" w:rsidR="00D16BED" w:rsidRPr="004A3E9E" w:rsidRDefault="00155271" w:rsidP="002D5C7F">
            <w:pPr>
              <w:pStyle w:val="Compact"/>
              <w:rPr>
                <w:sz w:val="20"/>
                <w:szCs w:val="20"/>
              </w:rPr>
            </w:pPr>
            <w:r w:rsidRPr="004A3E9E">
              <w:rPr>
                <w:rStyle w:val="VerbatimChar"/>
                <w:rFonts w:ascii="Arial" w:hAnsi="Arial"/>
                <w:sz w:val="20"/>
                <w:szCs w:val="20"/>
              </w:rPr>
              <w:t>int_adaptations</w:t>
            </w:r>
          </w:p>
        </w:tc>
        <w:tc>
          <w:tcPr>
            <w:tcW w:w="2835" w:type="dxa"/>
          </w:tcPr>
          <w:p w14:paraId="39F258BA" w14:textId="77777777"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Content / cultural adaptations</w:t>
            </w:r>
          </w:p>
        </w:tc>
        <w:tc>
          <w:tcPr>
            <w:cnfStyle w:val="000010000000" w:firstRow="0" w:lastRow="0" w:firstColumn="0" w:lastColumn="0" w:oddVBand="1" w:evenVBand="0" w:oddHBand="0" w:evenHBand="0" w:firstRowFirstColumn="0" w:firstRowLastColumn="0" w:lastRowFirstColumn="0" w:lastRowLastColumn="0"/>
            <w:tcW w:w="1276" w:type="dxa"/>
          </w:tcPr>
          <w:p w14:paraId="2C221A11" w14:textId="77777777" w:rsidR="00D16BED" w:rsidRPr="004A3E9E" w:rsidRDefault="00155271" w:rsidP="002D5C7F">
            <w:pPr>
              <w:pStyle w:val="Compact"/>
              <w:rPr>
                <w:sz w:val="20"/>
                <w:szCs w:val="20"/>
              </w:rPr>
            </w:pPr>
            <w:r w:rsidRPr="004A3E9E">
              <w:rPr>
                <w:sz w:val="20"/>
                <w:szCs w:val="20"/>
              </w:rPr>
              <w:t>multi-select</w:t>
            </w:r>
          </w:p>
        </w:tc>
        <w:tc>
          <w:tcPr>
            <w:tcW w:w="1275" w:type="dxa"/>
          </w:tcPr>
          <w:p w14:paraId="0957B6BD" w14:textId="77777777"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N</w:t>
            </w:r>
          </w:p>
        </w:tc>
        <w:tc>
          <w:tcPr>
            <w:cnfStyle w:val="000010000000" w:firstRow="0" w:lastRow="0" w:firstColumn="0" w:lastColumn="0" w:oddVBand="1" w:evenVBand="0" w:oddHBand="0" w:evenHBand="0" w:firstRowFirstColumn="0" w:firstRowLastColumn="0" w:lastRowFirstColumn="0" w:lastRowLastColumn="0"/>
            <w:tcW w:w="2664" w:type="dxa"/>
          </w:tcPr>
          <w:p w14:paraId="105F21D1" w14:textId="77777777" w:rsidR="00D16BED" w:rsidRPr="004A3E9E" w:rsidRDefault="00155271" w:rsidP="002D5C7F">
            <w:pPr>
              <w:pStyle w:val="Compact"/>
              <w:rPr>
                <w:sz w:val="20"/>
                <w:szCs w:val="20"/>
              </w:rPr>
            </w:pPr>
            <w:r w:rsidRPr="004A3E9E">
              <w:rPr>
                <w:sz w:val="20"/>
                <w:szCs w:val="20"/>
              </w:rPr>
              <w:t>See D.8.3b</w:t>
            </w:r>
          </w:p>
        </w:tc>
      </w:tr>
      <w:tr w:rsidR="00D16BED" w:rsidRPr="004A3E9E" w14:paraId="29E90B9C" w14:textId="77777777" w:rsidTr="008D5AA1">
        <w:tc>
          <w:tcPr>
            <w:cnfStyle w:val="000010000000" w:firstRow="0" w:lastRow="0" w:firstColumn="0" w:lastColumn="0" w:oddVBand="1" w:evenVBand="0" w:oddHBand="0" w:evenHBand="0" w:firstRowFirstColumn="0" w:firstRowLastColumn="0" w:lastRowFirstColumn="0" w:lastRowLastColumn="0"/>
            <w:tcW w:w="1526" w:type="dxa"/>
          </w:tcPr>
          <w:p w14:paraId="77BCAEDF" w14:textId="77777777" w:rsidR="00D16BED" w:rsidRPr="004A3E9E" w:rsidRDefault="00155271" w:rsidP="002D5C7F">
            <w:pPr>
              <w:pStyle w:val="Compact"/>
              <w:rPr>
                <w:sz w:val="20"/>
                <w:szCs w:val="20"/>
              </w:rPr>
            </w:pPr>
            <w:r w:rsidRPr="004A3E9E">
              <w:rPr>
                <w:rStyle w:val="VerbatimChar"/>
                <w:rFonts w:ascii="Arial" w:hAnsi="Arial"/>
                <w:sz w:val="20"/>
                <w:szCs w:val="20"/>
              </w:rPr>
              <w:t>int_quote</w:t>
            </w:r>
          </w:p>
        </w:tc>
        <w:tc>
          <w:tcPr>
            <w:tcW w:w="2835" w:type="dxa"/>
          </w:tcPr>
          <w:p w14:paraId="254F239E" w14:textId="77777777" w:rsidR="00D16BED" w:rsidRPr="004A3E9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3E9E">
              <w:rPr>
                <w:sz w:val="20"/>
                <w:szCs w:val="20"/>
              </w:rPr>
              <w:t>Verbatim ingredient description</w:t>
            </w:r>
          </w:p>
        </w:tc>
        <w:tc>
          <w:tcPr>
            <w:cnfStyle w:val="000010000000" w:firstRow="0" w:lastRow="0" w:firstColumn="0" w:lastColumn="0" w:oddVBand="1" w:evenVBand="0" w:oddHBand="0" w:evenHBand="0" w:firstRowFirstColumn="0" w:firstRowLastColumn="0" w:lastRowFirstColumn="0" w:lastRowLastColumn="0"/>
            <w:tcW w:w="1276" w:type="dxa"/>
          </w:tcPr>
          <w:p w14:paraId="34ECD3DB" w14:textId="77777777" w:rsidR="00D16BED" w:rsidRPr="004A3E9E" w:rsidRDefault="00155271" w:rsidP="002D5C7F">
            <w:pPr>
              <w:pStyle w:val="Compact"/>
              <w:rPr>
                <w:sz w:val="20"/>
                <w:szCs w:val="20"/>
              </w:rPr>
            </w:pPr>
            <w:r w:rsidRPr="004A3E9E">
              <w:rPr>
                <w:sz w:val="20"/>
                <w:szCs w:val="20"/>
              </w:rPr>
              <w:t>span</w:t>
            </w:r>
          </w:p>
        </w:tc>
        <w:tc>
          <w:tcPr>
            <w:tcW w:w="1275" w:type="dxa"/>
          </w:tcPr>
          <w:p w14:paraId="77636174" w14:textId="77777777" w:rsidR="00D16BED" w:rsidRPr="004A3E9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4A3E9E">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3D2DF56F" w14:textId="77777777" w:rsidR="00D16BED" w:rsidRPr="004A3E9E" w:rsidRDefault="00155271" w:rsidP="002D5C7F">
            <w:pPr>
              <w:pStyle w:val="Compact"/>
              <w:rPr>
                <w:sz w:val="20"/>
                <w:szCs w:val="20"/>
              </w:rPr>
            </w:pPr>
            <w:r w:rsidRPr="004A3E9E">
              <w:rPr>
                <w:sz w:val="20"/>
                <w:szCs w:val="20"/>
              </w:rPr>
              <w:t>Used by LLM extractor for validation</w:t>
            </w:r>
          </w:p>
        </w:tc>
      </w:tr>
      <w:tr w:rsidR="00D16BED" w:rsidRPr="004A3E9E" w14:paraId="0C4AE49D"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6" w:type="dxa"/>
          </w:tcPr>
          <w:p w14:paraId="7E08582E" w14:textId="77777777" w:rsidR="00D16BED" w:rsidRPr="004A3E9E" w:rsidRDefault="00155271" w:rsidP="002D5C7F">
            <w:pPr>
              <w:pStyle w:val="Compact"/>
              <w:rPr>
                <w:sz w:val="20"/>
                <w:szCs w:val="20"/>
              </w:rPr>
            </w:pPr>
            <w:r w:rsidRPr="004A3E9E">
              <w:rPr>
                <w:rStyle w:val="VerbatimChar"/>
                <w:rFonts w:ascii="Arial" w:hAnsi="Arial"/>
                <w:sz w:val="20"/>
                <w:szCs w:val="20"/>
              </w:rPr>
              <w:t>int_theory</w:t>
            </w:r>
          </w:p>
        </w:tc>
        <w:tc>
          <w:tcPr>
            <w:tcW w:w="2835" w:type="dxa"/>
          </w:tcPr>
          <w:p w14:paraId="0B740EB2" w14:textId="77777777"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Underlying theory of change</w:t>
            </w:r>
          </w:p>
        </w:tc>
        <w:tc>
          <w:tcPr>
            <w:cnfStyle w:val="000010000000" w:firstRow="0" w:lastRow="0" w:firstColumn="0" w:lastColumn="0" w:oddVBand="1" w:evenVBand="0" w:oddHBand="0" w:evenHBand="0" w:firstRowFirstColumn="0" w:firstRowLastColumn="0" w:lastRowFirstColumn="0" w:lastRowLastColumn="0"/>
            <w:tcW w:w="1276" w:type="dxa"/>
          </w:tcPr>
          <w:p w14:paraId="007C7E3D" w14:textId="77777777" w:rsidR="00D16BED" w:rsidRPr="004A3E9E" w:rsidRDefault="00155271" w:rsidP="002D5C7F">
            <w:pPr>
              <w:pStyle w:val="Compact"/>
              <w:rPr>
                <w:sz w:val="20"/>
                <w:szCs w:val="20"/>
              </w:rPr>
            </w:pPr>
            <w:r w:rsidRPr="004A3E9E">
              <w:rPr>
                <w:sz w:val="20"/>
                <w:szCs w:val="20"/>
              </w:rPr>
              <w:t>free-text</w:t>
            </w:r>
          </w:p>
        </w:tc>
        <w:tc>
          <w:tcPr>
            <w:tcW w:w="1275" w:type="dxa"/>
          </w:tcPr>
          <w:p w14:paraId="05628F02" w14:textId="77777777" w:rsidR="00D16BED" w:rsidRPr="004A3E9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4A3E9E">
              <w:rPr>
                <w:sz w:val="20"/>
                <w:szCs w:val="20"/>
              </w:rPr>
              <w:t>N</w:t>
            </w:r>
          </w:p>
        </w:tc>
        <w:tc>
          <w:tcPr>
            <w:cnfStyle w:val="000010000000" w:firstRow="0" w:lastRow="0" w:firstColumn="0" w:lastColumn="0" w:oddVBand="1" w:evenVBand="0" w:oddHBand="0" w:evenHBand="0" w:firstRowFirstColumn="0" w:firstRowLastColumn="0" w:lastRowFirstColumn="0" w:lastRowLastColumn="0"/>
            <w:tcW w:w="2664" w:type="dxa"/>
          </w:tcPr>
          <w:p w14:paraId="3DEEC669" w14:textId="77777777" w:rsidR="00D16BED" w:rsidRPr="004A3E9E" w:rsidRDefault="00D16BED" w:rsidP="002D5C7F">
            <w:pPr>
              <w:pStyle w:val="Compact"/>
              <w:rPr>
                <w:sz w:val="20"/>
                <w:szCs w:val="20"/>
              </w:rPr>
            </w:pPr>
          </w:p>
        </w:tc>
      </w:tr>
    </w:tbl>
    <w:p w14:paraId="0F0B8618" w14:textId="0DAF198E" w:rsidR="00D16BED" w:rsidRPr="00BA1FC0" w:rsidRDefault="00F22C31" w:rsidP="002D5C7F">
      <w:pPr>
        <w:pStyle w:val="BodyText"/>
      </w:pPr>
      <w:r>
        <w:rPr>
          <w:b/>
        </w:rPr>
        <w:t>The p</w:t>
      </w:r>
      <w:r w:rsidR="00155271" w:rsidRPr="00BA1FC0">
        <w:rPr>
          <w:b/>
        </w:rPr>
        <w:t>rimary ingredient is not extracted at this stage.</w:t>
      </w:r>
      <w:r w:rsidR="00155271" w:rsidRPr="00BA1FC0">
        <w:t xml:space="preserve"> It is assigned at synthesis using the documented rule: primary </w:t>
      </w:r>
      <w:r>
        <w:t xml:space="preserve">ingredient is the </w:t>
      </w:r>
      <w:r w:rsidR="00155271" w:rsidRPr="00BA1FC0">
        <w:t xml:space="preserve">technique occupying ≥ 50% of planned session minutes per the published manual or intervention description, with ties broken by the technique named in the study’s primary outcome rationale. Where the source does not permit a primary assignment, the study is treated as multi-component for that RQ and contributes </w:t>
      </w:r>
      <w:r>
        <w:t>only to the multi-component subgroup synthesis</w:t>
      </w:r>
      <w:r w:rsidR="00155271" w:rsidRPr="00BA1FC0">
        <w:t>.</w:t>
      </w:r>
    </w:p>
    <w:p w14:paraId="13CDDAD7" w14:textId="64EB523C" w:rsidR="00D16BED" w:rsidRPr="00BA1FC0" w:rsidRDefault="00155271" w:rsidP="002D5C7F">
      <w:pPr>
        <w:pStyle w:val="Heading2"/>
      </w:pPr>
      <w:bookmarkStart w:id="249" w:name="_Toc233231877"/>
      <w:bookmarkStart w:id="250" w:name="AppendixD5"/>
      <w:bookmarkStart w:id="251" w:name="d.5-dose-controlled-vocabulary-d.8.4"/>
      <w:bookmarkEnd w:id="248"/>
      <w:r w:rsidRPr="00BA1FC0">
        <w:t>D.5 Dose</w:t>
      </w:r>
      <w:bookmarkEnd w:id="249"/>
      <w:r w:rsidRPr="00BA1FC0">
        <w:t xml:space="preserve"> </w:t>
      </w:r>
      <w:bookmarkEnd w:id="250"/>
    </w:p>
    <w:tbl>
      <w:tblPr>
        <w:tblStyle w:val="PlainTable3"/>
        <w:tblW w:w="5000" w:type="pct"/>
        <w:tblLayout w:type="fixed"/>
        <w:tblLook w:val="0020" w:firstRow="1" w:lastRow="0" w:firstColumn="0" w:lastColumn="0" w:noHBand="0" w:noVBand="0"/>
      </w:tblPr>
      <w:tblGrid>
        <w:gridCol w:w="2335"/>
        <w:gridCol w:w="1884"/>
        <w:gridCol w:w="1418"/>
        <w:gridCol w:w="1275"/>
        <w:gridCol w:w="2664"/>
      </w:tblGrid>
      <w:tr w:rsidR="00D16BED" w:rsidRPr="0014565F" w14:paraId="608F42D1" w14:textId="77777777" w:rsidTr="008D5AA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52B0239C" w14:textId="2ED491CF" w:rsidR="00D16BED" w:rsidRPr="0014565F" w:rsidRDefault="008D5AA1" w:rsidP="002D5C7F">
            <w:pPr>
              <w:pStyle w:val="Compact"/>
              <w:rPr>
                <w:sz w:val="20"/>
                <w:szCs w:val="20"/>
              </w:rPr>
            </w:pPr>
            <w:r w:rsidRPr="0014565F">
              <w:rPr>
                <w:caps w:val="0"/>
                <w:sz w:val="20"/>
                <w:szCs w:val="20"/>
              </w:rPr>
              <w:t>Field Id</w:t>
            </w:r>
          </w:p>
        </w:tc>
        <w:tc>
          <w:tcPr>
            <w:tcW w:w="1884" w:type="dxa"/>
          </w:tcPr>
          <w:p w14:paraId="6A1FB019" w14:textId="5C67D734" w:rsidR="00D16BED" w:rsidRPr="0014565F"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4565F">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418" w:type="dxa"/>
          </w:tcPr>
          <w:p w14:paraId="0449AFE0" w14:textId="26D2461A" w:rsidR="00D16BED" w:rsidRPr="0014565F" w:rsidRDefault="008D5AA1" w:rsidP="002D5C7F">
            <w:pPr>
              <w:pStyle w:val="Compact"/>
              <w:rPr>
                <w:sz w:val="20"/>
                <w:szCs w:val="20"/>
              </w:rPr>
            </w:pPr>
            <w:r w:rsidRPr="0014565F">
              <w:rPr>
                <w:caps w:val="0"/>
                <w:sz w:val="20"/>
                <w:szCs w:val="20"/>
              </w:rPr>
              <w:t>Type</w:t>
            </w:r>
          </w:p>
        </w:tc>
        <w:tc>
          <w:tcPr>
            <w:tcW w:w="1275" w:type="dxa"/>
          </w:tcPr>
          <w:p w14:paraId="35282BC8" w14:textId="5BB64493" w:rsidR="00D16BED" w:rsidRPr="0014565F"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4565F">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664" w:type="dxa"/>
          </w:tcPr>
          <w:p w14:paraId="12ED57BD" w14:textId="7493A4E1" w:rsidR="00D16BED" w:rsidRPr="0014565F" w:rsidRDefault="008D5AA1" w:rsidP="002D5C7F">
            <w:pPr>
              <w:pStyle w:val="Compact"/>
              <w:rPr>
                <w:sz w:val="20"/>
                <w:szCs w:val="20"/>
              </w:rPr>
            </w:pPr>
            <w:r w:rsidRPr="0014565F">
              <w:rPr>
                <w:caps w:val="0"/>
                <w:sz w:val="20"/>
                <w:szCs w:val="20"/>
              </w:rPr>
              <w:t>Notes</w:t>
            </w:r>
          </w:p>
        </w:tc>
      </w:tr>
      <w:tr w:rsidR="00D16BED" w:rsidRPr="0014565F" w14:paraId="40CBBB9A"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2E278410" w14:textId="77777777" w:rsidR="00D16BED" w:rsidRPr="0014565F" w:rsidRDefault="00155271" w:rsidP="002D5C7F">
            <w:pPr>
              <w:pStyle w:val="Compact"/>
              <w:rPr>
                <w:sz w:val="20"/>
                <w:szCs w:val="20"/>
              </w:rPr>
            </w:pPr>
            <w:r w:rsidRPr="0014565F">
              <w:rPr>
                <w:rStyle w:val="VerbatimChar"/>
                <w:rFonts w:ascii="Arial" w:hAnsi="Arial"/>
                <w:sz w:val="20"/>
                <w:szCs w:val="20"/>
              </w:rPr>
              <w:t>dose_n_sessions</w:t>
            </w:r>
          </w:p>
        </w:tc>
        <w:tc>
          <w:tcPr>
            <w:tcW w:w="1884" w:type="dxa"/>
          </w:tcPr>
          <w:p w14:paraId="11B0911E"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Number of planned sessions</w:t>
            </w:r>
          </w:p>
        </w:tc>
        <w:tc>
          <w:tcPr>
            <w:cnfStyle w:val="000010000000" w:firstRow="0" w:lastRow="0" w:firstColumn="0" w:lastColumn="0" w:oddVBand="1" w:evenVBand="0" w:oddHBand="0" w:evenHBand="0" w:firstRowFirstColumn="0" w:firstRowLastColumn="0" w:lastRowFirstColumn="0" w:lastRowLastColumn="0"/>
            <w:tcW w:w="1418" w:type="dxa"/>
          </w:tcPr>
          <w:p w14:paraId="7A23E9A9" w14:textId="77777777" w:rsidR="00D16BED" w:rsidRPr="0014565F" w:rsidRDefault="00155271" w:rsidP="002D5C7F">
            <w:pPr>
              <w:pStyle w:val="Compact"/>
              <w:rPr>
                <w:sz w:val="20"/>
                <w:szCs w:val="20"/>
              </w:rPr>
            </w:pPr>
            <w:r w:rsidRPr="0014565F">
              <w:rPr>
                <w:sz w:val="20"/>
                <w:szCs w:val="20"/>
              </w:rPr>
              <w:t>numeric</w:t>
            </w:r>
          </w:p>
        </w:tc>
        <w:tc>
          <w:tcPr>
            <w:tcW w:w="1275" w:type="dxa"/>
          </w:tcPr>
          <w:p w14:paraId="45ECA114"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4B47252E" w14:textId="77777777" w:rsidR="00D16BED" w:rsidRPr="0014565F" w:rsidRDefault="00155271" w:rsidP="002D5C7F">
            <w:pPr>
              <w:pStyle w:val="Compact"/>
              <w:rPr>
                <w:sz w:val="20"/>
                <w:szCs w:val="20"/>
              </w:rPr>
            </w:pPr>
            <w:r w:rsidRPr="0014565F">
              <w:rPr>
                <w:sz w:val="20"/>
                <w:szCs w:val="20"/>
              </w:rPr>
              <w:t>Integer; 1 for SSI</w:t>
            </w:r>
          </w:p>
        </w:tc>
      </w:tr>
      <w:tr w:rsidR="00D16BED" w:rsidRPr="0014565F" w14:paraId="06362A39"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1CCECEF0" w14:textId="77777777" w:rsidR="00D16BED" w:rsidRPr="0014565F" w:rsidRDefault="00155271" w:rsidP="002D5C7F">
            <w:pPr>
              <w:pStyle w:val="Compact"/>
              <w:rPr>
                <w:sz w:val="20"/>
                <w:szCs w:val="20"/>
              </w:rPr>
            </w:pPr>
            <w:r w:rsidRPr="0014565F">
              <w:rPr>
                <w:rStyle w:val="VerbatimChar"/>
                <w:rFonts w:ascii="Arial" w:hAnsi="Arial"/>
                <w:sz w:val="20"/>
                <w:szCs w:val="20"/>
              </w:rPr>
              <w:t>dose_session_min</w:t>
            </w:r>
          </w:p>
        </w:tc>
        <w:tc>
          <w:tcPr>
            <w:tcW w:w="1884" w:type="dxa"/>
          </w:tcPr>
          <w:p w14:paraId="50C2CFEF"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Session length (minutes)</w:t>
            </w:r>
          </w:p>
        </w:tc>
        <w:tc>
          <w:tcPr>
            <w:cnfStyle w:val="000010000000" w:firstRow="0" w:lastRow="0" w:firstColumn="0" w:lastColumn="0" w:oddVBand="1" w:evenVBand="0" w:oddHBand="0" w:evenHBand="0" w:firstRowFirstColumn="0" w:firstRowLastColumn="0" w:lastRowFirstColumn="0" w:lastRowLastColumn="0"/>
            <w:tcW w:w="1418" w:type="dxa"/>
          </w:tcPr>
          <w:p w14:paraId="6B40A349" w14:textId="77777777" w:rsidR="00D16BED" w:rsidRPr="0014565F" w:rsidRDefault="00155271" w:rsidP="002D5C7F">
            <w:pPr>
              <w:pStyle w:val="Compact"/>
              <w:rPr>
                <w:sz w:val="20"/>
                <w:szCs w:val="20"/>
              </w:rPr>
            </w:pPr>
            <w:r w:rsidRPr="0014565F">
              <w:rPr>
                <w:sz w:val="20"/>
                <w:szCs w:val="20"/>
              </w:rPr>
              <w:t>numeric</w:t>
            </w:r>
          </w:p>
        </w:tc>
        <w:tc>
          <w:tcPr>
            <w:tcW w:w="1275" w:type="dxa"/>
          </w:tcPr>
          <w:p w14:paraId="407C87CC"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1A53658C" w14:textId="77777777" w:rsidR="00D16BED" w:rsidRPr="0014565F" w:rsidRDefault="00155271" w:rsidP="002D5C7F">
            <w:pPr>
              <w:pStyle w:val="Compact"/>
              <w:rPr>
                <w:sz w:val="20"/>
                <w:szCs w:val="20"/>
              </w:rPr>
            </w:pPr>
            <w:r w:rsidRPr="0014565F">
              <w:rPr>
                <w:sz w:val="20"/>
                <w:szCs w:val="20"/>
              </w:rPr>
              <w:t>Mean if range</w:t>
            </w:r>
          </w:p>
        </w:tc>
      </w:tr>
      <w:tr w:rsidR="00D16BED" w:rsidRPr="0014565F" w14:paraId="69FE90A8"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36EA7A23" w14:textId="77777777" w:rsidR="00D16BED" w:rsidRPr="0014565F" w:rsidRDefault="00155271" w:rsidP="002D5C7F">
            <w:pPr>
              <w:pStyle w:val="Compact"/>
              <w:rPr>
                <w:sz w:val="20"/>
                <w:szCs w:val="20"/>
              </w:rPr>
            </w:pPr>
            <w:r w:rsidRPr="0014565F">
              <w:rPr>
                <w:rStyle w:val="VerbatimChar"/>
                <w:rFonts w:ascii="Arial" w:hAnsi="Arial"/>
                <w:sz w:val="20"/>
                <w:szCs w:val="20"/>
              </w:rPr>
              <w:t>dose_total_contact_min</w:t>
            </w:r>
          </w:p>
        </w:tc>
        <w:tc>
          <w:tcPr>
            <w:tcW w:w="1884" w:type="dxa"/>
          </w:tcPr>
          <w:p w14:paraId="337E6EA8"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Total planned in-session contact time (min)</w:t>
            </w:r>
          </w:p>
        </w:tc>
        <w:tc>
          <w:tcPr>
            <w:cnfStyle w:val="000010000000" w:firstRow="0" w:lastRow="0" w:firstColumn="0" w:lastColumn="0" w:oddVBand="1" w:evenVBand="0" w:oddHBand="0" w:evenHBand="0" w:firstRowFirstColumn="0" w:firstRowLastColumn="0" w:lastRowFirstColumn="0" w:lastRowLastColumn="0"/>
            <w:tcW w:w="1418" w:type="dxa"/>
          </w:tcPr>
          <w:p w14:paraId="6B67D842" w14:textId="77777777" w:rsidR="00D16BED" w:rsidRPr="0014565F" w:rsidRDefault="00155271" w:rsidP="002D5C7F">
            <w:pPr>
              <w:pStyle w:val="Compact"/>
              <w:rPr>
                <w:sz w:val="20"/>
                <w:szCs w:val="20"/>
              </w:rPr>
            </w:pPr>
            <w:r w:rsidRPr="0014565F">
              <w:rPr>
                <w:sz w:val="20"/>
                <w:szCs w:val="20"/>
              </w:rPr>
              <w:t>numeric</w:t>
            </w:r>
          </w:p>
        </w:tc>
        <w:tc>
          <w:tcPr>
            <w:tcW w:w="1275" w:type="dxa"/>
          </w:tcPr>
          <w:p w14:paraId="23DF6E75"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auto</w:t>
            </w:r>
          </w:p>
        </w:tc>
        <w:tc>
          <w:tcPr>
            <w:cnfStyle w:val="000010000000" w:firstRow="0" w:lastRow="0" w:firstColumn="0" w:lastColumn="0" w:oddVBand="1" w:evenVBand="0" w:oddHBand="0" w:evenHBand="0" w:firstRowFirstColumn="0" w:firstRowLastColumn="0" w:lastRowFirstColumn="0" w:lastRowLastColumn="0"/>
            <w:tcW w:w="2664" w:type="dxa"/>
          </w:tcPr>
          <w:p w14:paraId="1F3A109A" w14:textId="77777777" w:rsidR="00D16BED" w:rsidRPr="0014565F" w:rsidRDefault="00155271" w:rsidP="002D5C7F">
            <w:pPr>
              <w:pStyle w:val="Compact"/>
              <w:rPr>
                <w:sz w:val="20"/>
                <w:szCs w:val="20"/>
              </w:rPr>
            </w:pPr>
            <w:r w:rsidRPr="0014565F">
              <w:rPr>
                <w:sz w:val="20"/>
                <w:szCs w:val="20"/>
              </w:rPr>
              <w:t xml:space="preserve">= </w:t>
            </w:r>
            <w:r w:rsidRPr="0014565F">
              <w:rPr>
                <w:rStyle w:val="VerbatimChar"/>
                <w:rFonts w:ascii="Arial" w:hAnsi="Arial"/>
                <w:sz w:val="20"/>
                <w:szCs w:val="20"/>
              </w:rPr>
              <w:t>n × length</w:t>
            </w:r>
            <w:r w:rsidRPr="0014565F">
              <w:rPr>
                <w:sz w:val="20"/>
                <w:szCs w:val="20"/>
              </w:rPr>
              <w:t>; excludes homework</w:t>
            </w:r>
          </w:p>
        </w:tc>
      </w:tr>
      <w:tr w:rsidR="00D16BED" w:rsidRPr="0014565F" w14:paraId="7C14F036"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5E21B49F" w14:textId="77777777" w:rsidR="00D16BED" w:rsidRPr="0014565F" w:rsidRDefault="00155271" w:rsidP="002D5C7F">
            <w:pPr>
              <w:pStyle w:val="Compact"/>
              <w:rPr>
                <w:sz w:val="20"/>
                <w:szCs w:val="20"/>
              </w:rPr>
            </w:pPr>
            <w:r w:rsidRPr="0014565F">
              <w:rPr>
                <w:rStyle w:val="VerbatimChar"/>
                <w:rFonts w:ascii="Arial" w:hAnsi="Arial"/>
                <w:sz w:val="20"/>
                <w:szCs w:val="20"/>
              </w:rPr>
              <w:t>dose_homework_min</w:t>
            </w:r>
          </w:p>
        </w:tc>
        <w:tc>
          <w:tcPr>
            <w:tcW w:w="1884" w:type="dxa"/>
          </w:tcPr>
          <w:p w14:paraId="6D28C8EA"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Planned between-session homework (min)</w:t>
            </w:r>
          </w:p>
        </w:tc>
        <w:tc>
          <w:tcPr>
            <w:cnfStyle w:val="000010000000" w:firstRow="0" w:lastRow="0" w:firstColumn="0" w:lastColumn="0" w:oddVBand="1" w:evenVBand="0" w:oddHBand="0" w:evenHBand="0" w:firstRowFirstColumn="0" w:firstRowLastColumn="0" w:lastRowFirstColumn="0" w:lastRowLastColumn="0"/>
            <w:tcW w:w="1418" w:type="dxa"/>
          </w:tcPr>
          <w:p w14:paraId="20E4FE6D" w14:textId="77777777" w:rsidR="00D16BED" w:rsidRPr="0014565F" w:rsidRDefault="00155271" w:rsidP="002D5C7F">
            <w:pPr>
              <w:pStyle w:val="Compact"/>
              <w:rPr>
                <w:sz w:val="20"/>
                <w:szCs w:val="20"/>
              </w:rPr>
            </w:pPr>
            <w:r w:rsidRPr="0014565F">
              <w:rPr>
                <w:sz w:val="20"/>
                <w:szCs w:val="20"/>
              </w:rPr>
              <w:t>numeric</w:t>
            </w:r>
          </w:p>
        </w:tc>
        <w:tc>
          <w:tcPr>
            <w:tcW w:w="1275" w:type="dxa"/>
          </w:tcPr>
          <w:p w14:paraId="3FA15983"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N</w:t>
            </w:r>
          </w:p>
        </w:tc>
        <w:tc>
          <w:tcPr>
            <w:cnfStyle w:val="000010000000" w:firstRow="0" w:lastRow="0" w:firstColumn="0" w:lastColumn="0" w:oddVBand="1" w:evenVBand="0" w:oddHBand="0" w:evenHBand="0" w:firstRowFirstColumn="0" w:firstRowLastColumn="0" w:lastRowFirstColumn="0" w:lastRowLastColumn="0"/>
            <w:tcW w:w="2664" w:type="dxa"/>
          </w:tcPr>
          <w:p w14:paraId="0A21137D" w14:textId="77777777" w:rsidR="00D16BED" w:rsidRPr="0014565F" w:rsidRDefault="00155271" w:rsidP="002D5C7F">
            <w:pPr>
              <w:pStyle w:val="Compact"/>
              <w:rPr>
                <w:sz w:val="20"/>
                <w:szCs w:val="20"/>
              </w:rPr>
            </w:pPr>
            <w:r w:rsidRPr="0014565F">
              <w:rPr>
                <w:sz w:val="20"/>
                <w:szCs w:val="20"/>
              </w:rPr>
              <w:t>Where reported (BA, PM+, HAP manuals)</w:t>
            </w:r>
          </w:p>
        </w:tc>
      </w:tr>
      <w:tr w:rsidR="00D16BED" w:rsidRPr="0014565F" w14:paraId="10001F6D"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1DFD33E4" w14:textId="77777777" w:rsidR="00D16BED" w:rsidRPr="0014565F" w:rsidRDefault="00155271" w:rsidP="002D5C7F">
            <w:pPr>
              <w:pStyle w:val="Compact"/>
              <w:rPr>
                <w:sz w:val="20"/>
                <w:szCs w:val="20"/>
              </w:rPr>
            </w:pPr>
            <w:r w:rsidRPr="0014565F">
              <w:rPr>
                <w:rStyle w:val="VerbatimChar"/>
                <w:rFonts w:ascii="Arial" w:hAnsi="Arial"/>
                <w:sz w:val="20"/>
                <w:szCs w:val="20"/>
              </w:rPr>
              <w:t>dose_band</w:t>
            </w:r>
          </w:p>
        </w:tc>
        <w:tc>
          <w:tcPr>
            <w:tcW w:w="1884" w:type="dxa"/>
          </w:tcPr>
          <w:p w14:paraId="371A1FE0"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Dose band</w:t>
            </w:r>
          </w:p>
        </w:tc>
        <w:tc>
          <w:tcPr>
            <w:cnfStyle w:val="000010000000" w:firstRow="0" w:lastRow="0" w:firstColumn="0" w:lastColumn="0" w:oddVBand="1" w:evenVBand="0" w:oddHBand="0" w:evenHBand="0" w:firstRowFirstColumn="0" w:firstRowLastColumn="0" w:lastRowFirstColumn="0" w:lastRowLastColumn="0"/>
            <w:tcW w:w="1418" w:type="dxa"/>
          </w:tcPr>
          <w:p w14:paraId="0151C9F4"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59B44A52"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023AAD4A" w14:textId="77777777" w:rsidR="00D16BED" w:rsidRPr="0014565F" w:rsidRDefault="00155271" w:rsidP="002D5C7F">
            <w:pPr>
              <w:pStyle w:val="Compact"/>
              <w:rPr>
                <w:sz w:val="20"/>
                <w:szCs w:val="20"/>
              </w:rPr>
            </w:pPr>
            <w:r w:rsidRPr="0014565F">
              <w:rPr>
                <w:sz w:val="20"/>
                <w:szCs w:val="20"/>
              </w:rPr>
              <w:t xml:space="preserve">See D.8.4 — session-count </w:t>
            </w:r>
            <w:r w:rsidRPr="0014565F">
              <w:rPr>
                <w:sz w:val="20"/>
                <w:szCs w:val="20"/>
              </w:rPr>
              <w:lastRenderedPageBreak/>
              <w:t>based</w:t>
            </w:r>
          </w:p>
        </w:tc>
      </w:tr>
      <w:tr w:rsidR="00D16BED" w:rsidRPr="0014565F" w14:paraId="24A00F69"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2F497164" w14:textId="77777777" w:rsidR="00D16BED" w:rsidRPr="0014565F" w:rsidRDefault="00155271" w:rsidP="002D5C7F">
            <w:pPr>
              <w:pStyle w:val="Compact"/>
              <w:rPr>
                <w:sz w:val="20"/>
                <w:szCs w:val="20"/>
              </w:rPr>
            </w:pPr>
            <w:r w:rsidRPr="0014565F">
              <w:rPr>
                <w:rStyle w:val="VerbatimChar"/>
                <w:rFonts w:ascii="Arial" w:hAnsi="Arial"/>
                <w:sz w:val="20"/>
                <w:szCs w:val="20"/>
              </w:rPr>
              <w:lastRenderedPageBreak/>
              <w:t>dose_freq</w:t>
            </w:r>
          </w:p>
        </w:tc>
        <w:tc>
          <w:tcPr>
            <w:tcW w:w="1884" w:type="dxa"/>
          </w:tcPr>
          <w:p w14:paraId="5D3CE6D4"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Session frequency</w:t>
            </w:r>
          </w:p>
        </w:tc>
        <w:tc>
          <w:tcPr>
            <w:cnfStyle w:val="000010000000" w:firstRow="0" w:lastRow="0" w:firstColumn="0" w:lastColumn="0" w:oddVBand="1" w:evenVBand="0" w:oddHBand="0" w:evenHBand="0" w:firstRowFirstColumn="0" w:firstRowLastColumn="0" w:lastRowFirstColumn="0" w:lastRowLastColumn="0"/>
            <w:tcW w:w="1418" w:type="dxa"/>
          </w:tcPr>
          <w:p w14:paraId="05A642F1"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5D557B50"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3B229F79" w14:textId="77777777" w:rsidR="00D16BED" w:rsidRPr="0014565F" w:rsidRDefault="00155271" w:rsidP="002D5C7F">
            <w:pPr>
              <w:pStyle w:val="Compact"/>
              <w:rPr>
                <w:sz w:val="20"/>
                <w:szCs w:val="20"/>
              </w:rPr>
            </w:pPr>
            <w:r w:rsidRPr="0014565F">
              <w:rPr>
                <w:sz w:val="20"/>
                <w:szCs w:val="20"/>
              </w:rPr>
              <w:t>Daily / Weekly / Fortnightly / Monthly / Self-paced / Irregular</w:t>
            </w:r>
          </w:p>
        </w:tc>
      </w:tr>
      <w:tr w:rsidR="00D16BED" w:rsidRPr="0014565F" w14:paraId="376FD1DF"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42B95CE1" w14:textId="77777777" w:rsidR="00D16BED" w:rsidRPr="0014565F" w:rsidRDefault="00155271" w:rsidP="002D5C7F">
            <w:pPr>
              <w:pStyle w:val="Compact"/>
              <w:rPr>
                <w:sz w:val="20"/>
                <w:szCs w:val="20"/>
              </w:rPr>
            </w:pPr>
            <w:r w:rsidRPr="0014565F">
              <w:rPr>
                <w:rStyle w:val="VerbatimChar"/>
                <w:rFonts w:ascii="Arial" w:hAnsi="Arial"/>
                <w:sz w:val="20"/>
                <w:szCs w:val="20"/>
              </w:rPr>
              <w:t>dose_duration_wk</w:t>
            </w:r>
          </w:p>
        </w:tc>
        <w:tc>
          <w:tcPr>
            <w:tcW w:w="1884" w:type="dxa"/>
          </w:tcPr>
          <w:p w14:paraId="37A8A1BB"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Programme duration (weeks)</w:t>
            </w:r>
          </w:p>
        </w:tc>
        <w:tc>
          <w:tcPr>
            <w:cnfStyle w:val="000010000000" w:firstRow="0" w:lastRow="0" w:firstColumn="0" w:lastColumn="0" w:oddVBand="1" w:evenVBand="0" w:oddHBand="0" w:evenHBand="0" w:firstRowFirstColumn="0" w:firstRowLastColumn="0" w:lastRowFirstColumn="0" w:lastRowLastColumn="0"/>
            <w:tcW w:w="1418" w:type="dxa"/>
          </w:tcPr>
          <w:p w14:paraId="18D65B3E" w14:textId="77777777" w:rsidR="00D16BED" w:rsidRPr="0014565F" w:rsidRDefault="00155271" w:rsidP="002D5C7F">
            <w:pPr>
              <w:pStyle w:val="Compact"/>
              <w:rPr>
                <w:sz w:val="20"/>
                <w:szCs w:val="20"/>
              </w:rPr>
            </w:pPr>
            <w:r w:rsidRPr="0014565F">
              <w:rPr>
                <w:sz w:val="20"/>
                <w:szCs w:val="20"/>
              </w:rPr>
              <w:t>numeric</w:t>
            </w:r>
          </w:p>
        </w:tc>
        <w:tc>
          <w:tcPr>
            <w:tcW w:w="1275" w:type="dxa"/>
          </w:tcPr>
          <w:p w14:paraId="0AE37DA1"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3656B9AB" w14:textId="77777777" w:rsidR="00D16BED" w:rsidRPr="0014565F" w:rsidRDefault="00D16BED" w:rsidP="002D5C7F">
            <w:pPr>
              <w:pStyle w:val="Compact"/>
              <w:rPr>
                <w:sz w:val="20"/>
                <w:szCs w:val="20"/>
              </w:rPr>
            </w:pPr>
          </w:p>
        </w:tc>
      </w:tr>
      <w:tr w:rsidR="00D16BED" w:rsidRPr="0014565F" w14:paraId="1196E8E1"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75FD4295" w14:textId="77777777" w:rsidR="00D16BED" w:rsidRPr="0014565F" w:rsidRDefault="00155271" w:rsidP="002D5C7F">
            <w:pPr>
              <w:pStyle w:val="Compact"/>
              <w:rPr>
                <w:sz w:val="20"/>
                <w:szCs w:val="20"/>
              </w:rPr>
            </w:pPr>
            <w:r w:rsidRPr="0014565F">
              <w:rPr>
                <w:rStyle w:val="VerbatimChar"/>
                <w:rFonts w:ascii="Arial" w:hAnsi="Arial"/>
                <w:sz w:val="20"/>
                <w:szCs w:val="20"/>
              </w:rPr>
              <w:t>dose_delivered_pct</w:t>
            </w:r>
          </w:p>
        </w:tc>
        <w:tc>
          <w:tcPr>
            <w:tcW w:w="1884" w:type="dxa"/>
          </w:tcPr>
          <w:p w14:paraId="39B08145"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 of planned dose delivered</w:t>
            </w:r>
          </w:p>
        </w:tc>
        <w:tc>
          <w:tcPr>
            <w:cnfStyle w:val="000010000000" w:firstRow="0" w:lastRow="0" w:firstColumn="0" w:lastColumn="0" w:oddVBand="1" w:evenVBand="0" w:oddHBand="0" w:evenHBand="0" w:firstRowFirstColumn="0" w:firstRowLastColumn="0" w:lastRowFirstColumn="0" w:lastRowLastColumn="0"/>
            <w:tcW w:w="1418" w:type="dxa"/>
          </w:tcPr>
          <w:p w14:paraId="2C667913" w14:textId="77777777" w:rsidR="00D16BED" w:rsidRPr="0014565F" w:rsidRDefault="00155271" w:rsidP="002D5C7F">
            <w:pPr>
              <w:pStyle w:val="Compact"/>
              <w:rPr>
                <w:sz w:val="20"/>
                <w:szCs w:val="20"/>
              </w:rPr>
            </w:pPr>
            <w:r w:rsidRPr="0014565F">
              <w:rPr>
                <w:sz w:val="20"/>
                <w:szCs w:val="20"/>
              </w:rPr>
              <w:t>numeric</w:t>
            </w:r>
          </w:p>
        </w:tc>
        <w:tc>
          <w:tcPr>
            <w:tcW w:w="1275" w:type="dxa"/>
          </w:tcPr>
          <w:p w14:paraId="15DC2D20"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N</w:t>
            </w:r>
          </w:p>
        </w:tc>
        <w:tc>
          <w:tcPr>
            <w:cnfStyle w:val="000010000000" w:firstRow="0" w:lastRow="0" w:firstColumn="0" w:lastColumn="0" w:oddVBand="1" w:evenVBand="0" w:oddHBand="0" w:evenHBand="0" w:firstRowFirstColumn="0" w:firstRowLastColumn="0" w:lastRowFirstColumn="0" w:lastRowLastColumn="0"/>
            <w:tcW w:w="2664" w:type="dxa"/>
          </w:tcPr>
          <w:p w14:paraId="603E5B94" w14:textId="77777777" w:rsidR="00D16BED" w:rsidRPr="0014565F" w:rsidRDefault="00155271" w:rsidP="002D5C7F">
            <w:pPr>
              <w:pStyle w:val="Compact"/>
              <w:rPr>
                <w:sz w:val="20"/>
                <w:szCs w:val="20"/>
              </w:rPr>
            </w:pPr>
            <w:r w:rsidRPr="0014565F">
              <w:rPr>
                <w:sz w:val="20"/>
                <w:szCs w:val="20"/>
              </w:rPr>
              <w:t>If reported</w:t>
            </w:r>
          </w:p>
        </w:tc>
      </w:tr>
      <w:tr w:rsidR="00D16BED" w:rsidRPr="0014565F" w14:paraId="7912012B"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2D2E13BF" w14:textId="77777777" w:rsidR="00D16BED" w:rsidRPr="0014565F" w:rsidRDefault="00155271" w:rsidP="002D5C7F">
            <w:pPr>
              <w:pStyle w:val="Compact"/>
              <w:rPr>
                <w:sz w:val="20"/>
                <w:szCs w:val="20"/>
              </w:rPr>
            </w:pPr>
            <w:r w:rsidRPr="0014565F">
              <w:rPr>
                <w:rStyle w:val="VerbatimChar"/>
                <w:rFonts w:ascii="Arial" w:hAnsi="Arial"/>
                <w:sz w:val="20"/>
                <w:szCs w:val="20"/>
              </w:rPr>
              <w:t>dose_quote</w:t>
            </w:r>
          </w:p>
        </w:tc>
        <w:tc>
          <w:tcPr>
            <w:tcW w:w="1884" w:type="dxa"/>
          </w:tcPr>
          <w:p w14:paraId="3EEC1080"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Verbatim dose description</w:t>
            </w:r>
          </w:p>
        </w:tc>
        <w:tc>
          <w:tcPr>
            <w:cnfStyle w:val="000010000000" w:firstRow="0" w:lastRow="0" w:firstColumn="0" w:lastColumn="0" w:oddVBand="1" w:evenVBand="0" w:oddHBand="0" w:evenHBand="0" w:firstRowFirstColumn="0" w:firstRowLastColumn="0" w:lastRowFirstColumn="0" w:lastRowLastColumn="0"/>
            <w:tcW w:w="1418" w:type="dxa"/>
          </w:tcPr>
          <w:p w14:paraId="1A16D1D3" w14:textId="77777777" w:rsidR="00D16BED" w:rsidRPr="0014565F" w:rsidRDefault="00155271" w:rsidP="002D5C7F">
            <w:pPr>
              <w:pStyle w:val="Compact"/>
              <w:rPr>
                <w:sz w:val="20"/>
                <w:szCs w:val="20"/>
              </w:rPr>
            </w:pPr>
            <w:r w:rsidRPr="0014565F">
              <w:rPr>
                <w:sz w:val="20"/>
                <w:szCs w:val="20"/>
              </w:rPr>
              <w:t>span</w:t>
            </w:r>
          </w:p>
        </w:tc>
        <w:tc>
          <w:tcPr>
            <w:tcW w:w="1275" w:type="dxa"/>
          </w:tcPr>
          <w:p w14:paraId="3938C859"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45FB0818" w14:textId="77777777" w:rsidR="00D16BED" w:rsidRPr="0014565F" w:rsidRDefault="00D16BED" w:rsidP="002D5C7F">
            <w:pPr>
              <w:pStyle w:val="Compact"/>
              <w:rPr>
                <w:sz w:val="20"/>
                <w:szCs w:val="20"/>
              </w:rPr>
            </w:pPr>
          </w:p>
        </w:tc>
      </w:tr>
    </w:tbl>
    <w:p w14:paraId="770EA8A9" w14:textId="7FAAAB21" w:rsidR="00D16BED" w:rsidRPr="00BA1FC0" w:rsidRDefault="00155271" w:rsidP="002D5C7F">
      <w:pPr>
        <w:pStyle w:val="Heading2"/>
      </w:pPr>
      <w:bookmarkStart w:id="252" w:name="AppendixD6"/>
      <w:bookmarkStart w:id="253" w:name="_Toc233231878"/>
      <w:bookmarkStart w:id="254" w:name="d.6-facilitator-and-delivery"/>
      <w:bookmarkEnd w:id="251"/>
      <w:r w:rsidRPr="00BA1FC0">
        <w:t>D.6 Facilitator and delivery</w:t>
      </w:r>
      <w:bookmarkEnd w:id="252"/>
      <w:bookmarkEnd w:id="253"/>
    </w:p>
    <w:tbl>
      <w:tblPr>
        <w:tblStyle w:val="PlainTable3"/>
        <w:tblW w:w="5000" w:type="pct"/>
        <w:tblLayout w:type="fixed"/>
        <w:tblLook w:val="0020" w:firstRow="1" w:lastRow="0" w:firstColumn="0" w:lastColumn="0" w:noHBand="0" w:noVBand="0"/>
      </w:tblPr>
      <w:tblGrid>
        <w:gridCol w:w="2335"/>
        <w:gridCol w:w="1884"/>
        <w:gridCol w:w="1418"/>
        <w:gridCol w:w="1275"/>
        <w:gridCol w:w="2664"/>
      </w:tblGrid>
      <w:tr w:rsidR="00D16BED" w:rsidRPr="0014565F" w14:paraId="79A5881B" w14:textId="77777777" w:rsidTr="008D5AA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78B4259C" w14:textId="34FB5851" w:rsidR="00D16BED" w:rsidRPr="0014565F" w:rsidRDefault="008D5AA1" w:rsidP="002D5C7F">
            <w:pPr>
              <w:pStyle w:val="Compact"/>
              <w:rPr>
                <w:sz w:val="20"/>
                <w:szCs w:val="20"/>
              </w:rPr>
            </w:pPr>
            <w:r w:rsidRPr="0014565F">
              <w:rPr>
                <w:caps w:val="0"/>
                <w:sz w:val="20"/>
                <w:szCs w:val="20"/>
              </w:rPr>
              <w:t>Field Id</w:t>
            </w:r>
          </w:p>
        </w:tc>
        <w:tc>
          <w:tcPr>
            <w:tcW w:w="1884" w:type="dxa"/>
          </w:tcPr>
          <w:p w14:paraId="5C484501" w14:textId="762F0FBB" w:rsidR="00D16BED" w:rsidRPr="0014565F"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4565F">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418" w:type="dxa"/>
          </w:tcPr>
          <w:p w14:paraId="527EB6A8" w14:textId="48EEB087" w:rsidR="00D16BED" w:rsidRPr="0014565F" w:rsidRDefault="008D5AA1" w:rsidP="002D5C7F">
            <w:pPr>
              <w:pStyle w:val="Compact"/>
              <w:rPr>
                <w:sz w:val="20"/>
                <w:szCs w:val="20"/>
              </w:rPr>
            </w:pPr>
            <w:r w:rsidRPr="0014565F">
              <w:rPr>
                <w:caps w:val="0"/>
                <w:sz w:val="20"/>
                <w:szCs w:val="20"/>
              </w:rPr>
              <w:t>Type</w:t>
            </w:r>
          </w:p>
        </w:tc>
        <w:tc>
          <w:tcPr>
            <w:tcW w:w="1275" w:type="dxa"/>
          </w:tcPr>
          <w:p w14:paraId="72DFBA60" w14:textId="2D4923D5" w:rsidR="00D16BED" w:rsidRPr="0014565F"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14565F">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664" w:type="dxa"/>
          </w:tcPr>
          <w:p w14:paraId="2FD5A73C" w14:textId="46B84619" w:rsidR="00D16BED" w:rsidRPr="0014565F" w:rsidRDefault="008D5AA1" w:rsidP="002D5C7F">
            <w:pPr>
              <w:pStyle w:val="Compact"/>
              <w:rPr>
                <w:sz w:val="20"/>
                <w:szCs w:val="20"/>
              </w:rPr>
            </w:pPr>
            <w:r w:rsidRPr="0014565F">
              <w:rPr>
                <w:caps w:val="0"/>
                <w:sz w:val="20"/>
                <w:szCs w:val="20"/>
              </w:rPr>
              <w:t>Notes</w:t>
            </w:r>
          </w:p>
        </w:tc>
      </w:tr>
      <w:tr w:rsidR="00D16BED" w:rsidRPr="0014565F" w14:paraId="5F4111C7"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7C51F408" w14:textId="77777777" w:rsidR="00D16BED" w:rsidRPr="0014565F" w:rsidRDefault="00155271" w:rsidP="002D5C7F">
            <w:pPr>
              <w:pStyle w:val="Compact"/>
              <w:rPr>
                <w:sz w:val="20"/>
                <w:szCs w:val="20"/>
              </w:rPr>
            </w:pPr>
            <w:r w:rsidRPr="0014565F">
              <w:rPr>
                <w:rStyle w:val="VerbatimChar"/>
                <w:rFonts w:ascii="Arial" w:hAnsi="Arial"/>
                <w:sz w:val="20"/>
                <w:szCs w:val="20"/>
              </w:rPr>
              <w:t>fac_type</w:t>
            </w:r>
          </w:p>
        </w:tc>
        <w:tc>
          <w:tcPr>
            <w:tcW w:w="1884" w:type="dxa"/>
          </w:tcPr>
          <w:p w14:paraId="0044A78B"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Facilitator type</w:t>
            </w:r>
          </w:p>
        </w:tc>
        <w:tc>
          <w:tcPr>
            <w:cnfStyle w:val="000010000000" w:firstRow="0" w:lastRow="0" w:firstColumn="0" w:lastColumn="0" w:oddVBand="1" w:evenVBand="0" w:oddHBand="0" w:evenHBand="0" w:firstRowFirstColumn="0" w:firstRowLastColumn="0" w:lastRowFirstColumn="0" w:lastRowLastColumn="0"/>
            <w:tcW w:w="1418" w:type="dxa"/>
          </w:tcPr>
          <w:p w14:paraId="09FAA1E7"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3EF0CE53"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7A05ACA4" w14:textId="77777777" w:rsidR="00D16BED" w:rsidRPr="0014565F" w:rsidRDefault="00155271" w:rsidP="002D5C7F">
            <w:pPr>
              <w:pStyle w:val="Compact"/>
              <w:rPr>
                <w:sz w:val="20"/>
                <w:szCs w:val="20"/>
              </w:rPr>
            </w:pPr>
            <w:r w:rsidRPr="0014565F">
              <w:rPr>
                <w:sz w:val="20"/>
                <w:szCs w:val="20"/>
              </w:rPr>
              <w:t>See D.8.5</w:t>
            </w:r>
          </w:p>
        </w:tc>
      </w:tr>
      <w:tr w:rsidR="00D16BED" w:rsidRPr="0014565F" w14:paraId="52FACD24"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7DA9E797" w14:textId="77777777" w:rsidR="00D16BED" w:rsidRPr="0014565F" w:rsidRDefault="00155271" w:rsidP="002D5C7F">
            <w:pPr>
              <w:pStyle w:val="Compact"/>
              <w:rPr>
                <w:sz w:val="20"/>
                <w:szCs w:val="20"/>
              </w:rPr>
            </w:pPr>
            <w:r w:rsidRPr="0014565F">
              <w:rPr>
                <w:rStyle w:val="VerbatimChar"/>
                <w:rFonts w:ascii="Arial" w:hAnsi="Arial"/>
                <w:sz w:val="20"/>
                <w:szCs w:val="20"/>
              </w:rPr>
              <w:t>fac_train_h</w:t>
            </w:r>
          </w:p>
        </w:tc>
        <w:tc>
          <w:tcPr>
            <w:tcW w:w="1884" w:type="dxa"/>
          </w:tcPr>
          <w:p w14:paraId="386004F1"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Initial training (hours)</w:t>
            </w:r>
          </w:p>
        </w:tc>
        <w:tc>
          <w:tcPr>
            <w:cnfStyle w:val="000010000000" w:firstRow="0" w:lastRow="0" w:firstColumn="0" w:lastColumn="0" w:oddVBand="1" w:evenVBand="0" w:oddHBand="0" w:evenHBand="0" w:firstRowFirstColumn="0" w:firstRowLastColumn="0" w:lastRowFirstColumn="0" w:lastRowLastColumn="0"/>
            <w:tcW w:w="1418" w:type="dxa"/>
          </w:tcPr>
          <w:p w14:paraId="2C52DC4C" w14:textId="77777777" w:rsidR="00D16BED" w:rsidRPr="0014565F" w:rsidRDefault="00155271" w:rsidP="002D5C7F">
            <w:pPr>
              <w:pStyle w:val="Compact"/>
              <w:rPr>
                <w:sz w:val="20"/>
                <w:szCs w:val="20"/>
              </w:rPr>
            </w:pPr>
            <w:r w:rsidRPr="0014565F">
              <w:rPr>
                <w:sz w:val="20"/>
                <w:szCs w:val="20"/>
              </w:rPr>
              <w:t>numeric</w:t>
            </w:r>
          </w:p>
        </w:tc>
        <w:tc>
          <w:tcPr>
            <w:tcW w:w="1275" w:type="dxa"/>
          </w:tcPr>
          <w:p w14:paraId="78C382A3"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049F31CB" w14:textId="77777777" w:rsidR="00D16BED" w:rsidRPr="0014565F" w:rsidRDefault="00D16BED" w:rsidP="002D5C7F">
            <w:pPr>
              <w:pStyle w:val="Compact"/>
              <w:rPr>
                <w:sz w:val="20"/>
                <w:szCs w:val="20"/>
              </w:rPr>
            </w:pPr>
          </w:p>
        </w:tc>
      </w:tr>
      <w:tr w:rsidR="00D16BED" w:rsidRPr="0014565F" w14:paraId="2D047870"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28AF8215" w14:textId="77777777" w:rsidR="00D16BED" w:rsidRPr="0014565F" w:rsidRDefault="00155271" w:rsidP="002D5C7F">
            <w:pPr>
              <w:pStyle w:val="Compact"/>
              <w:rPr>
                <w:sz w:val="20"/>
                <w:szCs w:val="20"/>
              </w:rPr>
            </w:pPr>
            <w:r w:rsidRPr="0014565F">
              <w:rPr>
                <w:rStyle w:val="VerbatimChar"/>
                <w:rFonts w:ascii="Arial" w:hAnsi="Arial"/>
                <w:sz w:val="20"/>
                <w:szCs w:val="20"/>
              </w:rPr>
              <w:t>fac_super</w:t>
            </w:r>
          </w:p>
        </w:tc>
        <w:tc>
          <w:tcPr>
            <w:tcW w:w="1884" w:type="dxa"/>
          </w:tcPr>
          <w:p w14:paraId="7D29CF29"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Supervision model</w:t>
            </w:r>
          </w:p>
        </w:tc>
        <w:tc>
          <w:tcPr>
            <w:cnfStyle w:val="000010000000" w:firstRow="0" w:lastRow="0" w:firstColumn="0" w:lastColumn="0" w:oddVBand="1" w:evenVBand="0" w:oddHBand="0" w:evenHBand="0" w:firstRowFirstColumn="0" w:firstRowLastColumn="0" w:lastRowFirstColumn="0" w:lastRowLastColumn="0"/>
            <w:tcW w:w="1418" w:type="dxa"/>
          </w:tcPr>
          <w:p w14:paraId="05C1F48D"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1C2CC7D0"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6BB0A4ED" w14:textId="77777777" w:rsidR="00D16BED" w:rsidRPr="0014565F" w:rsidRDefault="00155271" w:rsidP="002D5C7F">
            <w:pPr>
              <w:pStyle w:val="Compact"/>
              <w:rPr>
                <w:sz w:val="20"/>
                <w:szCs w:val="20"/>
              </w:rPr>
            </w:pPr>
            <w:r w:rsidRPr="0014565F">
              <w:rPr>
                <w:sz w:val="20"/>
                <w:szCs w:val="20"/>
              </w:rPr>
              <w:t xml:space="preserve">Weekly group / Weekly individual / Monthly / Ad hoc </w:t>
            </w:r>
            <w:r w:rsidRPr="00CD1D55">
              <w:rPr>
                <w:sz w:val="20"/>
                <w:szCs w:val="20"/>
              </w:rPr>
              <w:t>/ Cascade lay supervisor / Cascade with specialist back-stop</w:t>
            </w:r>
            <w:r w:rsidRPr="0014565F">
              <w:rPr>
                <w:sz w:val="20"/>
                <w:szCs w:val="20"/>
              </w:rPr>
              <w:t xml:space="preserve"> / None / Not reported</w:t>
            </w:r>
          </w:p>
        </w:tc>
      </w:tr>
      <w:tr w:rsidR="00D16BED" w:rsidRPr="0014565F" w14:paraId="29A3A170"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7A4810E9" w14:textId="77777777" w:rsidR="00D16BED" w:rsidRPr="0014565F" w:rsidRDefault="00155271" w:rsidP="002D5C7F">
            <w:pPr>
              <w:pStyle w:val="Compact"/>
              <w:rPr>
                <w:sz w:val="20"/>
                <w:szCs w:val="20"/>
              </w:rPr>
            </w:pPr>
            <w:r w:rsidRPr="0014565F">
              <w:rPr>
                <w:rStyle w:val="VerbatimChar"/>
                <w:rFonts w:ascii="Arial" w:hAnsi="Arial"/>
                <w:sz w:val="20"/>
                <w:szCs w:val="20"/>
              </w:rPr>
              <w:t>del_format</w:t>
            </w:r>
          </w:p>
        </w:tc>
        <w:tc>
          <w:tcPr>
            <w:tcW w:w="1884" w:type="dxa"/>
          </w:tcPr>
          <w:p w14:paraId="6780EB2F"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Delivery format</w:t>
            </w:r>
          </w:p>
        </w:tc>
        <w:tc>
          <w:tcPr>
            <w:cnfStyle w:val="000010000000" w:firstRow="0" w:lastRow="0" w:firstColumn="0" w:lastColumn="0" w:oddVBand="1" w:evenVBand="0" w:oddHBand="0" w:evenHBand="0" w:firstRowFirstColumn="0" w:firstRowLastColumn="0" w:lastRowFirstColumn="0" w:lastRowLastColumn="0"/>
            <w:tcW w:w="1418" w:type="dxa"/>
          </w:tcPr>
          <w:p w14:paraId="64E7DE3E"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01B0E5E0"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6BE62988" w14:textId="77777777" w:rsidR="00D16BED" w:rsidRPr="0014565F" w:rsidRDefault="00155271" w:rsidP="002D5C7F">
            <w:pPr>
              <w:pStyle w:val="Compact"/>
              <w:rPr>
                <w:sz w:val="20"/>
                <w:szCs w:val="20"/>
              </w:rPr>
            </w:pPr>
            <w:r w:rsidRPr="0014565F">
              <w:rPr>
                <w:sz w:val="20"/>
                <w:szCs w:val="20"/>
              </w:rPr>
              <w:t>See D.8.6</w:t>
            </w:r>
          </w:p>
        </w:tc>
      </w:tr>
      <w:tr w:rsidR="00D16BED" w:rsidRPr="0014565F" w14:paraId="1C17399D"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730C39BD" w14:textId="77777777" w:rsidR="00D16BED" w:rsidRPr="0014565F" w:rsidRDefault="00155271" w:rsidP="002D5C7F">
            <w:pPr>
              <w:pStyle w:val="Compact"/>
              <w:rPr>
                <w:sz w:val="20"/>
                <w:szCs w:val="20"/>
              </w:rPr>
            </w:pPr>
            <w:r w:rsidRPr="0014565F">
              <w:rPr>
                <w:rStyle w:val="VerbatimChar"/>
                <w:rFonts w:ascii="Arial" w:hAnsi="Arial"/>
                <w:sz w:val="20"/>
                <w:szCs w:val="20"/>
              </w:rPr>
              <w:t>del_modality</w:t>
            </w:r>
          </w:p>
        </w:tc>
        <w:tc>
          <w:tcPr>
            <w:tcW w:w="1884" w:type="dxa"/>
          </w:tcPr>
          <w:p w14:paraId="3B8BAD18"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Modality</w:t>
            </w:r>
          </w:p>
        </w:tc>
        <w:tc>
          <w:tcPr>
            <w:cnfStyle w:val="000010000000" w:firstRow="0" w:lastRow="0" w:firstColumn="0" w:lastColumn="0" w:oddVBand="1" w:evenVBand="0" w:oddHBand="0" w:evenHBand="0" w:firstRowFirstColumn="0" w:firstRowLastColumn="0" w:lastRowFirstColumn="0" w:lastRowLastColumn="0"/>
            <w:tcW w:w="1418" w:type="dxa"/>
          </w:tcPr>
          <w:p w14:paraId="3E4118BA" w14:textId="77777777" w:rsidR="00D16BED" w:rsidRPr="0014565F" w:rsidRDefault="00155271" w:rsidP="002D5C7F">
            <w:pPr>
              <w:pStyle w:val="Compact"/>
              <w:rPr>
                <w:sz w:val="20"/>
                <w:szCs w:val="20"/>
              </w:rPr>
            </w:pPr>
            <w:r w:rsidRPr="0014565F">
              <w:rPr>
                <w:sz w:val="20"/>
                <w:szCs w:val="20"/>
              </w:rPr>
              <w:t>single-select</w:t>
            </w:r>
          </w:p>
        </w:tc>
        <w:tc>
          <w:tcPr>
            <w:tcW w:w="1275" w:type="dxa"/>
          </w:tcPr>
          <w:p w14:paraId="7355F7AD" w14:textId="77777777" w:rsidR="00D16BED" w:rsidRPr="0014565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3EFA700E" w14:textId="77777777" w:rsidR="00D16BED" w:rsidRPr="0014565F" w:rsidRDefault="00155271" w:rsidP="002D5C7F">
            <w:pPr>
              <w:pStyle w:val="Compact"/>
              <w:rPr>
                <w:sz w:val="20"/>
                <w:szCs w:val="20"/>
              </w:rPr>
            </w:pPr>
            <w:r w:rsidRPr="0014565F">
              <w:rPr>
                <w:sz w:val="20"/>
                <w:szCs w:val="20"/>
              </w:rPr>
              <w:t>In-person / Phone / Video / Hybrid (digital-only out of scope §PICOST)</w:t>
            </w:r>
          </w:p>
        </w:tc>
      </w:tr>
      <w:tr w:rsidR="00D16BED" w:rsidRPr="0014565F" w14:paraId="0F474B23"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14F7177F" w14:textId="77777777" w:rsidR="00D16BED" w:rsidRPr="0014565F" w:rsidRDefault="00155271" w:rsidP="002D5C7F">
            <w:pPr>
              <w:pStyle w:val="Compact"/>
              <w:rPr>
                <w:sz w:val="20"/>
                <w:szCs w:val="20"/>
              </w:rPr>
            </w:pPr>
            <w:r w:rsidRPr="0014565F">
              <w:rPr>
                <w:rStyle w:val="VerbatimChar"/>
                <w:rFonts w:ascii="Arial" w:hAnsi="Arial"/>
                <w:sz w:val="20"/>
                <w:szCs w:val="20"/>
              </w:rPr>
              <w:t>del_lang</w:t>
            </w:r>
          </w:p>
        </w:tc>
        <w:tc>
          <w:tcPr>
            <w:tcW w:w="1884" w:type="dxa"/>
          </w:tcPr>
          <w:p w14:paraId="2975C780"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Delivery language(s)</w:t>
            </w:r>
          </w:p>
        </w:tc>
        <w:tc>
          <w:tcPr>
            <w:cnfStyle w:val="000010000000" w:firstRow="0" w:lastRow="0" w:firstColumn="0" w:lastColumn="0" w:oddVBand="1" w:evenVBand="0" w:oddHBand="0" w:evenHBand="0" w:firstRowFirstColumn="0" w:firstRowLastColumn="0" w:lastRowFirstColumn="0" w:lastRowLastColumn="0"/>
            <w:tcW w:w="1418" w:type="dxa"/>
          </w:tcPr>
          <w:p w14:paraId="2DE6BDA5" w14:textId="77777777" w:rsidR="00D16BED" w:rsidRPr="0014565F" w:rsidRDefault="00155271" w:rsidP="002D5C7F">
            <w:pPr>
              <w:pStyle w:val="Compact"/>
              <w:rPr>
                <w:sz w:val="20"/>
                <w:szCs w:val="20"/>
              </w:rPr>
            </w:pPr>
            <w:r w:rsidRPr="0014565F">
              <w:rPr>
                <w:sz w:val="20"/>
                <w:szCs w:val="20"/>
              </w:rPr>
              <w:t>multi-select</w:t>
            </w:r>
          </w:p>
        </w:tc>
        <w:tc>
          <w:tcPr>
            <w:tcW w:w="1275" w:type="dxa"/>
          </w:tcPr>
          <w:p w14:paraId="60B8D633" w14:textId="77777777" w:rsidR="00D16BED" w:rsidRPr="0014565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14565F">
              <w:rPr>
                <w:sz w:val="20"/>
                <w:szCs w:val="20"/>
              </w:rPr>
              <w:t>Y</w:t>
            </w:r>
          </w:p>
        </w:tc>
        <w:tc>
          <w:tcPr>
            <w:cnfStyle w:val="000010000000" w:firstRow="0" w:lastRow="0" w:firstColumn="0" w:lastColumn="0" w:oddVBand="1" w:evenVBand="0" w:oddHBand="0" w:evenHBand="0" w:firstRowFirstColumn="0" w:firstRowLastColumn="0" w:lastRowFirstColumn="0" w:lastRowLastColumn="0"/>
            <w:tcW w:w="2664" w:type="dxa"/>
          </w:tcPr>
          <w:p w14:paraId="53128261" w14:textId="77777777" w:rsidR="00D16BED" w:rsidRPr="0014565F" w:rsidRDefault="00D16BED" w:rsidP="002D5C7F">
            <w:pPr>
              <w:pStyle w:val="Compact"/>
              <w:rPr>
                <w:sz w:val="20"/>
                <w:szCs w:val="20"/>
              </w:rPr>
            </w:pPr>
          </w:p>
        </w:tc>
      </w:tr>
    </w:tbl>
    <w:p w14:paraId="4F847F71" w14:textId="77777777" w:rsidR="008D5AA1" w:rsidRDefault="008D5AA1" w:rsidP="008D5AA1">
      <w:bookmarkStart w:id="255" w:name="AppendixD7"/>
      <w:bookmarkStart w:id="256" w:name="d.7-outcomes-effects-cost"/>
      <w:bookmarkEnd w:id="254"/>
    </w:p>
    <w:p w14:paraId="403CA8D9" w14:textId="77777777" w:rsidR="008D5AA1" w:rsidRDefault="008D5AA1" w:rsidP="008D5AA1"/>
    <w:p w14:paraId="441B7EBA" w14:textId="77777777" w:rsidR="008D5AA1" w:rsidRDefault="008D5AA1" w:rsidP="008D5AA1"/>
    <w:p w14:paraId="4E44166F" w14:textId="77777777" w:rsidR="008D5AA1" w:rsidRDefault="008D5AA1" w:rsidP="008D5AA1"/>
    <w:p w14:paraId="775769C1" w14:textId="77777777" w:rsidR="008D5AA1" w:rsidRDefault="008D5AA1" w:rsidP="008D5AA1"/>
    <w:p w14:paraId="43BBF69B" w14:textId="77777777" w:rsidR="008D5AA1" w:rsidRDefault="008D5AA1" w:rsidP="008D5AA1"/>
    <w:p w14:paraId="502CA3E8" w14:textId="77777777" w:rsidR="008D5AA1" w:rsidRDefault="008D5AA1" w:rsidP="008D5AA1"/>
    <w:p w14:paraId="116E555A" w14:textId="77777777" w:rsidR="008D5AA1" w:rsidRPr="008D5AA1" w:rsidRDefault="008D5AA1" w:rsidP="008D5AA1">
      <w:pPr>
        <w:pStyle w:val="BodyText"/>
      </w:pPr>
    </w:p>
    <w:p w14:paraId="5C887E07" w14:textId="300F217D" w:rsidR="00D16BED" w:rsidRPr="00BA1FC0" w:rsidRDefault="00155271" w:rsidP="002D5C7F">
      <w:pPr>
        <w:pStyle w:val="Heading2"/>
      </w:pPr>
      <w:bookmarkStart w:id="257" w:name="_Toc233231879"/>
      <w:r w:rsidRPr="00BA1FC0">
        <w:lastRenderedPageBreak/>
        <w:t>D.7 Outcomes, effects, cost</w:t>
      </w:r>
      <w:bookmarkEnd w:id="255"/>
      <w:bookmarkEnd w:id="257"/>
    </w:p>
    <w:tbl>
      <w:tblPr>
        <w:tblStyle w:val="PlainTable3"/>
        <w:tblW w:w="5000" w:type="pct"/>
        <w:tblLayout w:type="fixed"/>
        <w:tblLook w:val="0020" w:firstRow="1" w:lastRow="0" w:firstColumn="0" w:lastColumn="0" w:noHBand="0" w:noVBand="0"/>
      </w:tblPr>
      <w:tblGrid>
        <w:gridCol w:w="2335"/>
        <w:gridCol w:w="2026"/>
        <w:gridCol w:w="1011"/>
        <w:gridCol w:w="1257"/>
        <w:gridCol w:w="2947"/>
      </w:tblGrid>
      <w:tr w:rsidR="00D16BED" w:rsidRPr="00BA1FC0" w14:paraId="76DA554D" w14:textId="77777777" w:rsidTr="008D5AA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4C490C2C" w14:textId="49395BC5" w:rsidR="00D16BED" w:rsidRPr="00CD1D55" w:rsidRDefault="008D5AA1" w:rsidP="002D5C7F">
            <w:pPr>
              <w:pStyle w:val="Compact"/>
              <w:rPr>
                <w:sz w:val="20"/>
                <w:szCs w:val="20"/>
              </w:rPr>
            </w:pPr>
            <w:r w:rsidRPr="00CD1D55">
              <w:rPr>
                <w:caps w:val="0"/>
                <w:sz w:val="20"/>
                <w:szCs w:val="20"/>
              </w:rPr>
              <w:t>Field Id</w:t>
            </w:r>
          </w:p>
        </w:tc>
        <w:tc>
          <w:tcPr>
            <w:tcW w:w="2026" w:type="dxa"/>
          </w:tcPr>
          <w:p w14:paraId="52C7758B" w14:textId="7F95D4A8" w:rsidR="00D16BED" w:rsidRPr="00CD1D55"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CD1D55">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1011" w:type="dxa"/>
          </w:tcPr>
          <w:p w14:paraId="49CC3B92" w14:textId="16F7F17F" w:rsidR="00D16BED" w:rsidRPr="00CD1D55" w:rsidRDefault="008D5AA1" w:rsidP="002D5C7F">
            <w:pPr>
              <w:pStyle w:val="Compact"/>
              <w:rPr>
                <w:sz w:val="20"/>
                <w:szCs w:val="20"/>
              </w:rPr>
            </w:pPr>
            <w:r w:rsidRPr="00CD1D55">
              <w:rPr>
                <w:caps w:val="0"/>
                <w:sz w:val="20"/>
                <w:szCs w:val="20"/>
              </w:rPr>
              <w:t>Type</w:t>
            </w:r>
          </w:p>
        </w:tc>
        <w:tc>
          <w:tcPr>
            <w:tcW w:w="1257" w:type="dxa"/>
          </w:tcPr>
          <w:p w14:paraId="3B863BD3" w14:textId="1350BAD1" w:rsidR="00D16BED" w:rsidRPr="00CD1D55" w:rsidRDefault="008D5AA1"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CD1D55">
              <w:rPr>
                <w:caps w:val="0"/>
                <w:sz w:val="20"/>
                <w:szCs w:val="20"/>
              </w:rPr>
              <w:t>Mandatory</w:t>
            </w:r>
          </w:p>
        </w:tc>
        <w:tc>
          <w:tcPr>
            <w:cnfStyle w:val="000010000000" w:firstRow="0" w:lastRow="0" w:firstColumn="0" w:lastColumn="0" w:oddVBand="1" w:evenVBand="0" w:oddHBand="0" w:evenHBand="0" w:firstRowFirstColumn="0" w:firstRowLastColumn="0" w:lastRowFirstColumn="0" w:lastRowLastColumn="0"/>
            <w:tcW w:w="2947" w:type="dxa"/>
          </w:tcPr>
          <w:p w14:paraId="3EBBAAFD" w14:textId="0F801A15" w:rsidR="00D16BED" w:rsidRPr="00CD1D55" w:rsidRDefault="008D5AA1" w:rsidP="002D5C7F">
            <w:pPr>
              <w:pStyle w:val="Compact"/>
              <w:rPr>
                <w:sz w:val="20"/>
                <w:szCs w:val="20"/>
              </w:rPr>
            </w:pPr>
            <w:r w:rsidRPr="00CD1D55">
              <w:rPr>
                <w:caps w:val="0"/>
                <w:sz w:val="20"/>
                <w:szCs w:val="20"/>
              </w:rPr>
              <w:t>Notes</w:t>
            </w:r>
          </w:p>
        </w:tc>
      </w:tr>
      <w:tr w:rsidR="00D16BED" w:rsidRPr="00BA1FC0" w14:paraId="325FE3E0"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0828CB93" w14:textId="6D4B0DF0" w:rsidR="00D16BED" w:rsidRPr="00CD1D55" w:rsidRDefault="008D5AA1" w:rsidP="002D5C7F">
            <w:pPr>
              <w:pStyle w:val="Compact"/>
              <w:rPr>
                <w:sz w:val="20"/>
                <w:szCs w:val="20"/>
              </w:rPr>
            </w:pPr>
            <w:r w:rsidRPr="00CD1D55">
              <w:rPr>
                <w:rStyle w:val="VerbatimChar"/>
                <w:rFonts w:ascii="Arial" w:hAnsi="Arial"/>
                <w:sz w:val="20"/>
                <w:szCs w:val="20"/>
              </w:rPr>
              <w:t>Out_Primary</w:t>
            </w:r>
          </w:p>
        </w:tc>
        <w:tc>
          <w:tcPr>
            <w:tcW w:w="2026" w:type="dxa"/>
          </w:tcPr>
          <w:p w14:paraId="3E6BE512" w14:textId="29277FE8"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Primary Outcome</w:t>
            </w:r>
          </w:p>
        </w:tc>
        <w:tc>
          <w:tcPr>
            <w:cnfStyle w:val="000010000000" w:firstRow="0" w:lastRow="0" w:firstColumn="0" w:lastColumn="0" w:oddVBand="1" w:evenVBand="0" w:oddHBand="0" w:evenHBand="0" w:firstRowFirstColumn="0" w:firstRowLastColumn="0" w:lastRowFirstColumn="0" w:lastRowLastColumn="0"/>
            <w:tcW w:w="1011" w:type="dxa"/>
          </w:tcPr>
          <w:p w14:paraId="338A70CD" w14:textId="4316BC49" w:rsidR="00D16BED" w:rsidRPr="00CD1D55" w:rsidRDefault="008D5AA1" w:rsidP="002D5C7F">
            <w:pPr>
              <w:pStyle w:val="Compact"/>
              <w:rPr>
                <w:sz w:val="20"/>
                <w:szCs w:val="20"/>
              </w:rPr>
            </w:pPr>
            <w:r w:rsidRPr="00CD1D55">
              <w:rPr>
                <w:sz w:val="20"/>
                <w:szCs w:val="20"/>
              </w:rPr>
              <w:t>Free-Text</w:t>
            </w:r>
          </w:p>
        </w:tc>
        <w:tc>
          <w:tcPr>
            <w:tcW w:w="1257" w:type="dxa"/>
          </w:tcPr>
          <w:p w14:paraId="072A0C84" w14:textId="318C39AF"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62486C05" w14:textId="77777777" w:rsidR="00D16BED" w:rsidRPr="00CD1D55" w:rsidRDefault="00D16BED" w:rsidP="002D5C7F">
            <w:pPr>
              <w:pStyle w:val="Compact"/>
              <w:rPr>
                <w:sz w:val="20"/>
                <w:szCs w:val="20"/>
              </w:rPr>
            </w:pPr>
          </w:p>
        </w:tc>
      </w:tr>
      <w:tr w:rsidR="00D16BED" w:rsidRPr="00BA1FC0" w14:paraId="4EE9A5B3"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237D3CCC" w14:textId="39A4984D" w:rsidR="00D16BED" w:rsidRPr="00CD1D55" w:rsidRDefault="008D5AA1" w:rsidP="002D5C7F">
            <w:pPr>
              <w:pStyle w:val="Compact"/>
              <w:rPr>
                <w:sz w:val="20"/>
                <w:szCs w:val="20"/>
              </w:rPr>
            </w:pPr>
            <w:r w:rsidRPr="00CD1D55">
              <w:rPr>
                <w:rStyle w:val="VerbatimChar"/>
                <w:rFonts w:ascii="Arial" w:hAnsi="Arial"/>
                <w:sz w:val="20"/>
                <w:szCs w:val="20"/>
              </w:rPr>
              <w:t>Out_Scale</w:t>
            </w:r>
          </w:p>
        </w:tc>
        <w:tc>
          <w:tcPr>
            <w:tcW w:w="2026" w:type="dxa"/>
          </w:tcPr>
          <w:p w14:paraId="1E1BA9B8" w14:textId="3ED45BC1"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Outcome Scale</w:t>
            </w:r>
          </w:p>
        </w:tc>
        <w:tc>
          <w:tcPr>
            <w:cnfStyle w:val="000010000000" w:firstRow="0" w:lastRow="0" w:firstColumn="0" w:lastColumn="0" w:oddVBand="1" w:evenVBand="0" w:oddHBand="0" w:evenHBand="0" w:firstRowFirstColumn="0" w:firstRowLastColumn="0" w:lastRowFirstColumn="0" w:lastRowLastColumn="0"/>
            <w:tcW w:w="1011" w:type="dxa"/>
          </w:tcPr>
          <w:p w14:paraId="5BFC3F46" w14:textId="2CD9EE13" w:rsidR="00D16BED" w:rsidRPr="00CD1D55" w:rsidRDefault="008D5AA1" w:rsidP="002D5C7F">
            <w:pPr>
              <w:pStyle w:val="Compact"/>
              <w:rPr>
                <w:sz w:val="20"/>
                <w:szCs w:val="20"/>
              </w:rPr>
            </w:pPr>
            <w:r w:rsidRPr="00CD1D55">
              <w:rPr>
                <w:sz w:val="20"/>
                <w:szCs w:val="20"/>
              </w:rPr>
              <w:t>Single-Select</w:t>
            </w:r>
          </w:p>
        </w:tc>
        <w:tc>
          <w:tcPr>
            <w:tcW w:w="1257" w:type="dxa"/>
          </w:tcPr>
          <w:p w14:paraId="2596DE8A" w14:textId="6EDEF7F0"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05CF66F5" w14:textId="328D3CFE" w:rsidR="00D16BED" w:rsidRPr="00CD1D55" w:rsidRDefault="008D5AA1" w:rsidP="002D5C7F">
            <w:pPr>
              <w:pStyle w:val="Compact"/>
              <w:rPr>
                <w:sz w:val="20"/>
                <w:szCs w:val="20"/>
              </w:rPr>
            </w:pPr>
            <w:r w:rsidRPr="00CD1D55">
              <w:rPr>
                <w:sz w:val="20"/>
                <w:szCs w:val="20"/>
              </w:rPr>
              <w:t>Phq-9 / Ces-D / Hamd / Bdi / Epds / Srq-20 / Whodas / Wemwbs / Other</w:t>
            </w:r>
          </w:p>
        </w:tc>
      </w:tr>
      <w:tr w:rsidR="00D16BED" w:rsidRPr="00BA1FC0" w14:paraId="2F507F02"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30D00F31" w14:textId="4132399C" w:rsidR="00D16BED" w:rsidRPr="00CD1D55" w:rsidRDefault="008D5AA1" w:rsidP="002D5C7F">
            <w:pPr>
              <w:pStyle w:val="Compact"/>
              <w:rPr>
                <w:sz w:val="20"/>
                <w:szCs w:val="20"/>
              </w:rPr>
            </w:pPr>
            <w:r w:rsidRPr="00CD1D55">
              <w:rPr>
                <w:rStyle w:val="VerbatimChar"/>
                <w:rFonts w:ascii="Arial" w:hAnsi="Arial"/>
                <w:sz w:val="20"/>
                <w:szCs w:val="20"/>
              </w:rPr>
              <w:t>Out_Timepoint</w:t>
            </w:r>
          </w:p>
        </w:tc>
        <w:tc>
          <w:tcPr>
            <w:tcW w:w="2026" w:type="dxa"/>
          </w:tcPr>
          <w:p w14:paraId="7D3748FC" w14:textId="238BC4B6"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Primary Time-Point (Wks Post-Baseline)</w:t>
            </w:r>
          </w:p>
        </w:tc>
        <w:tc>
          <w:tcPr>
            <w:cnfStyle w:val="000010000000" w:firstRow="0" w:lastRow="0" w:firstColumn="0" w:lastColumn="0" w:oddVBand="1" w:evenVBand="0" w:oddHBand="0" w:evenHBand="0" w:firstRowFirstColumn="0" w:firstRowLastColumn="0" w:lastRowFirstColumn="0" w:lastRowLastColumn="0"/>
            <w:tcW w:w="1011" w:type="dxa"/>
          </w:tcPr>
          <w:p w14:paraId="5C0E3C8B" w14:textId="40150398" w:rsidR="00D16BED" w:rsidRPr="00CD1D55" w:rsidRDefault="008D5AA1" w:rsidP="002D5C7F">
            <w:pPr>
              <w:pStyle w:val="Compact"/>
              <w:rPr>
                <w:sz w:val="20"/>
                <w:szCs w:val="20"/>
              </w:rPr>
            </w:pPr>
            <w:r w:rsidRPr="00CD1D55">
              <w:rPr>
                <w:sz w:val="20"/>
                <w:szCs w:val="20"/>
              </w:rPr>
              <w:t>Numeric</w:t>
            </w:r>
          </w:p>
        </w:tc>
        <w:tc>
          <w:tcPr>
            <w:tcW w:w="1257" w:type="dxa"/>
          </w:tcPr>
          <w:p w14:paraId="0FC89F1D" w14:textId="4EEB0829"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4101652C" w14:textId="77777777" w:rsidR="00D16BED" w:rsidRPr="00CD1D55" w:rsidRDefault="00D16BED" w:rsidP="002D5C7F">
            <w:pPr>
              <w:pStyle w:val="Compact"/>
              <w:rPr>
                <w:sz w:val="20"/>
                <w:szCs w:val="20"/>
              </w:rPr>
            </w:pPr>
          </w:p>
        </w:tc>
      </w:tr>
      <w:tr w:rsidR="00D16BED" w:rsidRPr="00BA1FC0" w14:paraId="5CD16360"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25FCEBA0" w14:textId="34E166B2" w:rsidR="00D16BED" w:rsidRPr="00CD1D55" w:rsidRDefault="008D5AA1" w:rsidP="002D5C7F">
            <w:pPr>
              <w:pStyle w:val="Compact"/>
              <w:rPr>
                <w:sz w:val="20"/>
                <w:szCs w:val="20"/>
              </w:rPr>
            </w:pPr>
            <w:r w:rsidRPr="00CD1D55">
              <w:rPr>
                <w:rStyle w:val="VerbatimChar"/>
                <w:rFonts w:ascii="Arial" w:hAnsi="Arial"/>
                <w:sz w:val="20"/>
                <w:szCs w:val="20"/>
              </w:rPr>
              <w:t>Eff_Metric</w:t>
            </w:r>
          </w:p>
        </w:tc>
        <w:tc>
          <w:tcPr>
            <w:tcW w:w="2026" w:type="dxa"/>
          </w:tcPr>
          <w:p w14:paraId="3860D65C" w14:textId="5A84EE9E"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Effect Metric</w:t>
            </w:r>
          </w:p>
        </w:tc>
        <w:tc>
          <w:tcPr>
            <w:cnfStyle w:val="000010000000" w:firstRow="0" w:lastRow="0" w:firstColumn="0" w:lastColumn="0" w:oddVBand="1" w:evenVBand="0" w:oddHBand="0" w:evenHBand="0" w:firstRowFirstColumn="0" w:firstRowLastColumn="0" w:lastRowFirstColumn="0" w:lastRowLastColumn="0"/>
            <w:tcW w:w="1011" w:type="dxa"/>
          </w:tcPr>
          <w:p w14:paraId="16FFA4AA" w14:textId="2B3D818D" w:rsidR="00D16BED" w:rsidRPr="00CD1D55" w:rsidRDefault="008D5AA1" w:rsidP="002D5C7F">
            <w:pPr>
              <w:pStyle w:val="Compact"/>
              <w:rPr>
                <w:sz w:val="20"/>
                <w:szCs w:val="20"/>
              </w:rPr>
            </w:pPr>
            <w:r w:rsidRPr="00CD1D55">
              <w:rPr>
                <w:sz w:val="20"/>
                <w:szCs w:val="20"/>
              </w:rPr>
              <w:t>Single-Select</w:t>
            </w:r>
          </w:p>
        </w:tc>
        <w:tc>
          <w:tcPr>
            <w:tcW w:w="1257" w:type="dxa"/>
          </w:tcPr>
          <w:p w14:paraId="6C14A92B" w14:textId="17D84189"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7449ABA8" w14:textId="47EE9550" w:rsidR="00D16BED" w:rsidRPr="00CD1D55" w:rsidRDefault="008D5AA1" w:rsidP="002D5C7F">
            <w:pPr>
              <w:pStyle w:val="Compact"/>
              <w:rPr>
                <w:sz w:val="20"/>
                <w:szCs w:val="20"/>
              </w:rPr>
            </w:pPr>
            <w:r w:rsidRPr="00CD1D55">
              <w:rPr>
                <w:sz w:val="20"/>
                <w:szCs w:val="20"/>
              </w:rPr>
              <w:t>Smd (Hedges G) / Cohen D / Mean Diff / Rr / Or / Remission Rate / Other</w:t>
            </w:r>
          </w:p>
        </w:tc>
      </w:tr>
      <w:tr w:rsidR="00D16BED" w:rsidRPr="00BA1FC0" w14:paraId="06B79BD7"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277AFE63" w14:textId="6C97E73A" w:rsidR="00D16BED" w:rsidRPr="00CD1D55" w:rsidRDefault="008D5AA1" w:rsidP="002D5C7F">
            <w:pPr>
              <w:pStyle w:val="Compact"/>
              <w:rPr>
                <w:sz w:val="20"/>
                <w:szCs w:val="20"/>
              </w:rPr>
            </w:pPr>
            <w:r w:rsidRPr="00CD1D55">
              <w:rPr>
                <w:rStyle w:val="VerbatimChar"/>
                <w:rFonts w:ascii="Arial" w:hAnsi="Arial"/>
                <w:sz w:val="20"/>
                <w:szCs w:val="20"/>
              </w:rPr>
              <w:t>Eff_Value</w:t>
            </w:r>
          </w:p>
        </w:tc>
        <w:tc>
          <w:tcPr>
            <w:tcW w:w="2026" w:type="dxa"/>
          </w:tcPr>
          <w:p w14:paraId="45250150" w14:textId="676DB075"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Effect Estimate</w:t>
            </w:r>
          </w:p>
        </w:tc>
        <w:tc>
          <w:tcPr>
            <w:cnfStyle w:val="000010000000" w:firstRow="0" w:lastRow="0" w:firstColumn="0" w:lastColumn="0" w:oddVBand="1" w:evenVBand="0" w:oddHBand="0" w:evenHBand="0" w:firstRowFirstColumn="0" w:firstRowLastColumn="0" w:lastRowFirstColumn="0" w:lastRowLastColumn="0"/>
            <w:tcW w:w="1011" w:type="dxa"/>
          </w:tcPr>
          <w:p w14:paraId="7091E4B1" w14:textId="7A344F51" w:rsidR="00D16BED" w:rsidRPr="00CD1D55" w:rsidRDefault="008D5AA1" w:rsidP="002D5C7F">
            <w:pPr>
              <w:pStyle w:val="Compact"/>
              <w:rPr>
                <w:sz w:val="20"/>
                <w:szCs w:val="20"/>
              </w:rPr>
            </w:pPr>
            <w:r w:rsidRPr="00CD1D55">
              <w:rPr>
                <w:sz w:val="20"/>
                <w:szCs w:val="20"/>
              </w:rPr>
              <w:t>Numeric</w:t>
            </w:r>
          </w:p>
        </w:tc>
        <w:tc>
          <w:tcPr>
            <w:tcW w:w="1257" w:type="dxa"/>
          </w:tcPr>
          <w:p w14:paraId="680AEE72" w14:textId="2DCA13AC"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4B99056E" w14:textId="77777777" w:rsidR="00D16BED" w:rsidRPr="00CD1D55" w:rsidRDefault="00D16BED" w:rsidP="002D5C7F">
            <w:pPr>
              <w:pStyle w:val="Compact"/>
              <w:rPr>
                <w:sz w:val="20"/>
                <w:szCs w:val="20"/>
              </w:rPr>
            </w:pPr>
          </w:p>
        </w:tc>
      </w:tr>
      <w:tr w:rsidR="00D16BED" w:rsidRPr="00BA1FC0" w14:paraId="38890101"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3AEE5E82" w14:textId="0249C715" w:rsidR="00D16BED" w:rsidRPr="00CD1D55" w:rsidRDefault="008D5AA1" w:rsidP="002D5C7F">
            <w:pPr>
              <w:pStyle w:val="Compact"/>
              <w:rPr>
                <w:sz w:val="20"/>
                <w:szCs w:val="20"/>
              </w:rPr>
            </w:pPr>
            <w:r w:rsidRPr="00CD1D55">
              <w:rPr>
                <w:rStyle w:val="VerbatimChar"/>
                <w:rFonts w:ascii="Arial" w:hAnsi="Arial"/>
                <w:sz w:val="20"/>
                <w:szCs w:val="20"/>
              </w:rPr>
              <w:t>Eff_Ci_Lo</w:t>
            </w:r>
          </w:p>
        </w:tc>
        <w:tc>
          <w:tcPr>
            <w:tcW w:w="2026" w:type="dxa"/>
          </w:tcPr>
          <w:p w14:paraId="1BE5E678" w14:textId="05B31F11"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95% Ci Lower</w:t>
            </w:r>
          </w:p>
        </w:tc>
        <w:tc>
          <w:tcPr>
            <w:cnfStyle w:val="000010000000" w:firstRow="0" w:lastRow="0" w:firstColumn="0" w:lastColumn="0" w:oddVBand="1" w:evenVBand="0" w:oddHBand="0" w:evenHBand="0" w:firstRowFirstColumn="0" w:firstRowLastColumn="0" w:lastRowFirstColumn="0" w:lastRowLastColumn="0"/>
            <w:tcW w:w="1011" w:type="dxa"/>
          </w:tcPr>
          <w:p w14:paraId="1F15BB16" w14:textId="0ACC9B23" w:rsidR="00D16BED" w:rsidRPr="00CD1D55" w:rsidRDefault="008D5AA1" w:rsidP="002D5C7F">
            <w:pPr>
              <w:pStyle w:val="Compact"/>
              <w:rPr>
                <w:sz w:val="20"/>
                <w:szCs w:val="20"/>
              </w:rPr>
            </w:pPr>
            <w:r w:rsidRPr="00CD1D55">
              <w:rPr>
                <w:sz w:val="20"/>
                <w:szCs w:val="20"/>
              </w:rPr>
              <w:t>Numeric</w:t>
            </w:r>
          </w:p>
        </w:tc>
        <w:tc>
          <w:tcPr>
            <w:tcW w:w="1257" w:type="dxa"/>
          </w:tcPr>
          <w:p w14:paraId="46B703C4" w14:textId="4A48F313"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N</w:t>
            </w:r>
          </w:p>
        </w:tc>
        <w:tc>
          <w:tcPr>
            <w:cnfStyle w:val="000010000000" w:firstRow="0" w:lastRow="0" w:firstColumn="0" w:lastColumn="0" w:oddVBand="1" w:evenVBand="0" w:oddHBand="0" w:evenHBand="0" w:firstRowFirstColumn="0" w:firstRowLastColumn="0" w:lastRowFirstColumn="0" w:lastRowLastColumn="0"/>
            <w:tcW w:w="2947" w:type="dxa"/>
          </w:tcPr>
          <w:p w14:paraId="1299C43A" w14:textId="77777777" w:rsidR="00D16BED" w:rsidRPr="00CD1D55" w:rsidRDefault="00D16BED" w:rsidP="002D5C7F">
            <w:pPr>
              <w:pStyle w:val="Compact"/>
              <w:rPr>
                <w:sz w:val="20"/>
                <w:szCs w:val="20"/>
              </w:rPr>
            </w:pPr>
          </w:p>
        </w:tc>
      </w:tr>
      <w:tr w:rsidR="00D16BED" w:rsidRPr="00BA1FC0" w14:paraId="6D4AA553"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754FFD35" w14:textId="3F3EC7F9" w:rsidR="00D16BED" w:rsidRPr="00CD1D55" w:rsidRDefault="008D5AA1" w:rsidP="002D5C7F">
            <w:pPr>
              <w:pStyle w:val="Compact"/>
              <w:rPr>
                <w:sz w:val="20"/>
                <w:szCs w:val="20"/>
              </w:rPr>
            </w:pPr>
            <w:r w:rsidRPr="00CD1D55">
              <w:rPr>
                <w:rStyle w:val="VerbatimChar"/>
                <w:rFonts w:ascii="Arial" w:hAnsi="Arial"/>
                <w:sz w:val="20"/>
                <w:szCs w:val="20"/>
              </w:rPr>
              <w:t>Eff_Ci_Hi</w:t>
            </w:r>
          </w:p>
        </w:tc>
        <w:tc>
          <w:tcPr>
            <w:tcW w:w="2026" w:type="dxa"/>
          </w:tcPr>
          <w:p w14:paraId="13746329" w14:textId="67FF3F13"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95% Ci Upper</w:t>
            </w:r>
          </w:p>
        </w:tc>
        <w:tc>
          <w:tcPr>
            <w:cnfStyle w:val="000010000000" w:firstRow="0" w:lastRow="0" w:firstColumn="0" w:lastColumn="0" w:oddVBand="1" w:evenVBand="0" w:oddHBand="0" w:evenHBand="0" w:firstRowFirstColumn="0" w:firstRowLastColumn="0" w:lastRowFirstColumn="0" w:lastRowLastColumn="0"/>
            <w:tcW w:w="1011" w:type="dxa"/>
          </w:tcPr>
          <w:p w14:paraId="564DBF91" w14:textId="5FE3984B" w:rsidR="00D16BED" w:rsidRPr="00CD1D55" w:rsidRDefault="008D5AA1" w:rsidP="002D5C7F">
            <w:pPr>
              <w:pStyle w:val="Compact"/>
              <w:rPr>
                <w:sz w:val="20"/>
                <w:szCs w:val="20"/>
              </w:rPr>
            </w:pPr>
            <w:r w:rsidRPr="00CD1D55">
              <w:rPr>
                <w:sz w:val="20"/>
                <w:szCs w:val="20"/>
              </w:rPr>
              <w:t>Numeric</w:t>
            </w:r>
          </w:p>
        </w:tc>
        <w:tc>
          <w:tcPr>
            <w:tcW w:w="1257" w:type="dxa"/>
          </w:tcPr>
          <w:p w14:paraId="2E2CB9BC" w14:textId="442C96BA"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N</w:t>
            </w:r>
          </w:p>
        </w:tc>
        <w:tc>
          <w:tcPr>
            <w:cnfStyle w:val="000010000000" w:firstRow="0" w:lastRow="0" w:firstColumn="0" w:lastColumn="0" w:oddVBand="1" w:evenVBand="0" w:oddHBand="0" w:evenHBand="0" w:firstRowFirstColumn="0" w:firstRowLastColumn="0" w:lastRowFirstColumn="0" w:lastRowLastColumn="0"/>
            <w:tcW w:w="2947" w:type="dxa"/>
          </w:tcPr>
          <w:p w14:paraId="4DDBEF00" w14:textId="77777777" w:rsidR="00D16BED" w:rsidRPr="00CD1D55" w:rsidRDefault="00D16BED" w:rsidP="002D5C7F">
            <w:pPr>
              <w:pStyle w:val="Compact"/>
              <w:rPr>
                <w:sz w:val="20"/>
                <w:szCs w:val="20"/>
              </w:rPr>
            </w:pPr>
          </w:p>
        </w:tc>
      </w:tr>
      <w:tr w:rsidR="00D16BED" w:rsidRPr="00BA1FC0" w14:paraId="496BAEF0"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381237A9" w14:textId="5F5451DE" w:rsidR="00D16BED" w:rsidRPr="00CD1D55" w:rsidRDefault="008D5AA1" w:rsidP="002D5C7F">
            <w:pPr>
              <w:pStyle w:val="Compact"/>
              <w:rPr>
                <w:sz w:val="20"/>
                <w:szCs w:val="20"/>
              </w:rPr>
            </w:pPr>
            <w:r w:rsidRPr="00CD1D55">
              <w:rPr>
                <w:rStyle w:val="VerbatimChar"/>
                <w:rFonts w:ascii="Arial" w:hAnsi="Arial"/>
                <w:sz w:val="20"/>
                <w:szCs w:val="20"/>
              </w:rPr>
              <w:t>Eff_Direction</w:t>
            </w:r>
          </w:p>
        </w:tc>
        <w:tc>
          <w:tcPr>
            <w:tcW w:w="2026" w:type="dxa"/>
          </w:tcPr>
          <w:p w14:paraId="3420E86D" w14:textId="5E406A75"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Direction Vs Control</w:t>
            </w:r>
          </w:p>
        </w:tc>
        <w:tc>
          <w:tcPr>
            <w:cnfStyle w:val="000010000000" w:firstRow="0" w:lastRow="0" w:firstColumn="0" w:lastColumn="0" w:oddVBand="1" w:evenVBand="0" w:oddHBand="0" w:evenHBand="0" w:firstRowFirstColumn="0" w:firstRowLastColumn="0" w:lastRowFirstColumn="0" w:lastRowLastColumn="0"/>
            <w:tcW w:w="1011" w:type="dxa"/>
          </w:tcPr>
          <w:p w14:paraId="302B9DAE" w14:textId="1CDB11C3" w:rsidR="00D16BED" w:rsidRPr="00CD1D55" w:rsidRDefault="008D5AA1" w:rsidP="002D5C7F">
            <w:pPr>
              <w:pStyle w:val="Compact"/>
              <w:rPr>
                <w:sz w:val="20"/>
                <w:szCs w:val="20"/>
              </w:rPr>
            </w:pPr>
            <w:r w:rsidRPr="00CD1D55">
              <w:rPr>
                <w:sz w:val="20"/>
                <w:szCs w:val="20"/>
              </w:rPr>
              <w:t>Single-Select</w:t>
            </w:r>
          </w:p>
        </w:tc>
        <w:tc>
          <w:tcPr>
            <w:tcW w:w="1257" w:type="dxa"/>
          </w:tcPr>
          <w:p w14:paraId="55BA1DD0" w14:textId="494FD767"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7692DAB7" w14:textId="10EBD1AB" w:rsidR="00D16BED" w:rsidRPr="00CD1D55" w:rsidRDefault="008D5AA1" w:rsidP="002D5C7F">
            <w:pPr>
              <w:pStyle w:val="Compact"/>
              <w:rPr>
                <w:sz w:val="20"/>
                <w:szCs w:val="20"/>
              </w:rPr>
            </w:pPr>
            <w:r w:rsidRPr="00CD1D55">
              <w:rPr>
                <w:sz w:val="20"/>
                <w:szCs w:val="20"/>
              </w:rPr>
              <w:t>Favours Intervention / Null / Favours Control / Unclear</w:t>
            </w:r>
          </w:p>
        </w:tc>
      </w:tr>
      <w:tr w:rsidR="00D16BED" w:rsidRPr="00BA1FC0" w14:paraId="4190442F"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3A8E029A" w14:textId="7D905450" w:rsidR="00D16BED" w:rsidRPr="00CD1D55" w:rsidRDefault="008D5AA1" w:rsidP="002D5C7F">
            <w:pPr>
              <w:pStyle w:val="Compact"/>
              <w:rPr>
                <w:sz w:val="20"/>
                <w:szCs w:val="20"/>
              </w:rPr>
            </w:pPr>
            <w:r w:rsidRPr="00CD1D55">
              <w:rPr>
                <w:rStyle w:val="VerbatimChar"/>
                <w:rFonts w:ascii="Arial" w:hAnsi="Arial"/>
                <w:sz w:val="20"/>
                <w:szCs w:val="20"/>
              </w:rPr>
              <w:t>Eff_Quote</w:t>
            </w:r>
          </w:p>
        </w:tc>
        <w:tc>
          <w:tcPr>
            <w:tcW w:w="2026" w:type="dxa"/>
          </w:tcPr>
          <w:p w14:paraId="1693FBBA" w14:textId="7AEC09FB"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Verbatim Effect Quote</w:t>
            </w:r>
          </w:p>
        </w:tc>
        <w:tc>
          <w:tcPr>
            <w:cnfStyle w:val="000010000000" w:firstRow="0" w:lastRow="0" w:firstColumn="0" w:lastColumn="0" w:oddVBand="1" w:evenVBand="0" w:oddHBand="0" w:evenHBand="0" w:firstRowFirstColumn="0" w:firstRowLastColumn="0" w:lastRowFirstColumn="0" w:lastRowLastColumn="0"/>
            <w:tcW w:w="1011" w:type="dxa"/>
          </w:tcPr>
          <w:p w14:paraId="47AFF808" w14:textId="78F64D7A" w:rsidR="00D16BED" w:rsidRPr="00CD1D55" w:rsidRDefault="008D5AA1" w:rsidP="002D5C7F">
            <w:pPr>
              <w:pStyle w:val="Compact"/>
              <w:rPr>
                <w:sz w:val="20"/>
                <w:szCs w:val="20"/>
              </w:rPr>
            </w:pPr>
            <w:r w:rsidRPr="00CD1D55">
              <w:rPr>
                <w:sz w:val="20"/>
                <w:szCs w:val="20"/>
              </w:rPr>
              <w:t>Span</w:t>
            </w:r>
          </w:p>
        </w:tc>
        <w:tc>
          <w:tcPr>
            <w:tcW w:w="1257" w:type="dxa"/>
          </w:tcPr>
          <w:p w14:paraId="300F6D39" w14:textId="59FCCAF2"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3461D779" w14:textId="77777777" w:rsidR="00D16BED" w:rsidRPr="00CD1D55" w:rsidRDefault="00D16BED" w:rsidP="002D5C7F">
            <w:pPr>
              <w:pStyle w:val="Compact"/>
              <w:rPr>
                <w:sz w:val="20"/>
                <w:szCs w:val="20"/>
              </w:rPr>
            </w:pPr>
          </w:p>
        </w:tc>
      </w:tr>
      <w:tr w:rsidR="00D16BED" w:rsidRPr="00BA1FC0" w14:paraId="60F9662F"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3DF03D34" w14:textId="45957928" w:rsidR="00D16BED" w:rsidRPr="00CD1D55" w:rsidRDefault="008D5AA1" w:rsidP="002D5C7F">
            <w:pPr>
              <w:pStyle w:val="Compact"/>
              <w:rPr>
                <w:sz w:val="20"/>
                <w:szCs w:val="20"/>
              </w:rPr>
            </w:pPr>
            <w:r w:rsidRPr="00CD1D55">
              <w:rPr>
                <w:rStyle w:val="VerbatimChar"/>
                <w:rFonts w:ascii="Arial" w:hAnsi="Arial"/>
                <w:sz w:val="20"/>
                <w:szCs w:val="20"/>
              </w:rPr>
              <w:t>Cost_Reported</w:t>
            </w:r>
          </w:p>
        </w:tc>
        <w:tc>
          <w:tcPr>
            <w:tcW w:w="2026" w:type="dxa"/>
          </w:tcPr>
          <w:p w14:paraId="08B72FB8" w14:textId="7EB1FE54"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Cost Reported?</w:t>
            </w:r>
          </w:p>
        </w:tc>
        <w:tc>
          <w:tcPr>
            <w:cnfStyle w:val="000010000000" w:firstRow="0" w:lastRow="0" w:firstColumn="0" w:lastColumn="0" w:oddVBand="1" w:evenVBand="0" w:oddHBand="0" w:evenHBand="0" w:firstRowFirstColumn="0" w:firstRowLastColumn="0" w:lastRowFirstColumn="0" w:lastRowLastColumn="0"/>
            <w:tcW w:w="1011" w:type="dxa"/>
          </w:tcPr>
          <w:p w14:paraId="1945286A" w14:textId="253D6250" w:rsidR="00D16BED" w:rsidRPr="00CD1D55" w:rsidRDefault="008D5AA1" w:rsidP="002D5C7F">
            <w:pPr>
              <w:pStyle w:val="Compact"/>
              <w:rPr>
                <w:sz w:val="20"/>
                <w:szCs w:val="20"/>
              </w:rPr>
            </w:pPr>
            <w:r w:rsidRPr="00CD1D55">
              <w:rPr>
                <w:sz w:val="20"/>
                <w:szCs w:val="20"/>
              </w:rPr>
              <w:t>Boolean</w:t>
            </w:r>
          </w:p>
        </w:tc>
        <w:tc>
          <w:tcPr>
            <w:tcW w:w="1257" w:type="dxa"/>
          </w:tcPr>
          <w:p w14:paraId="4706DF47" w14:textId="4C3AE57B"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3CF2D8B6" w14:textId="77777777" w:rsidR="00D16BED" w:rsidRPr="00CD1D55" w:rsidRDefault="00D16BED" w:rsidP="002D5C7F">
            <w:pPr>
              <w:pStyle w:val="Compact"/>
              <w:rPr>
                <w:sz w:val="20"/>
                <w:szCs w:val="20"/>
              </w:rPr>
            </w:pPr>
          </w:p>
        </w:tc>
      </w:tr>
      <w:tr w:rsidR="00D16BED" w:rsidRPr="00BA1FC0" w14:paraId="4B62CBF0"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09F6D1AD" w14:textId="4D261CB3" w:rsidR="00D16BED" w:rsidRPr="00CD1D55" w:rsidRDefault="008D5AA1" w:rsidP="002D5C7F">
            <w:pPr>
              <w:pStyle w:val="Compact"/>
              <w:rPr>
                <w:sz w:val="20"/>
                <w:szCs w:val="20"/>
              </w:rPr>
            </w:pPr>
            <w:r w:rsidRPr="00CD1D55">
              <w:rPr>
                <w:rStyle w:val="VerbatimChar"/>
                <w:rFonts w:ascii="Arial" w:hAnsi="Arial"/>
                <w:sz w:val="20"/>
                <w:szCs w:val="20"/>
              </w:rPr>
              <w:t>Cost_Per_Pt_Local</w:t>
            </w:r>
          </w:p>
        </w:tc>
        <w:tc>
          <w:tcPr>
            <w:tcW w:w="2026" w:type="dxa"/>
          </w:tcPr>
          <w:p w14:paraId="2244A9A9" w14:textId="78C28B45"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Cost Per Participant In Original Currency</w:t>
            </w:r>
          </w:p>
        </w:tc>
        <w:tc>
          <w:tcPr>
            <w:cnfStyle w:val="000010000000" w:firstRow="0" w:lastRow="0" w:firstColumn="0" w:lastColumn="0" w:oddVBand="1" w:evenVBand="0" w:oddHBand="0" w:evenHBand="0" w:firstRowFirstColumn="0" w:firstRowLastColumn="0" w:lastRowFirstColumn="0" w:lastRowLastColumn="0"/>
            <w:tcW w:w="1011" w:type="dxa"/>
          </w:tcPr>
          <w:p w14:paraId="14020AFF" w14:textId="0F24CEE4" w:rsidR="00D16BED" w:rsidRPr="00CD1D55" w:rsidRDefault="008D5AA1" w:rsidP="002D5C7F">
            <w:pPr>
              <w:pStyle w:val="Compact"/>
              <w:rPr>
                <w:sz w:val="20"/>
                <w:szCs w:val="20"/>
              </w:rPr>
            </w:pPr>
            <w:r w:rsidRPr="00CD1D55">
              <w:rPr>
                <w:sz w:val="20"/>
                <w:szCs w:val="20"/>
              </w:rPr>
              <w:t>Numeric</w:t>
            </w:r>
          </w:p>
        </w:tc>
        <w:tc>
          <w:tcPr>
            <w:tcW w:w="1257" w:type="dxa"/>
          </w:tcPr>
          <w:p w14:paraId="12809BFF" w14:textId="680E7DE9"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 xml:space="preserve">If </w:t>
            </w:r>
            <w:r w:rsidRPr="00CD1D55">
              <w:rPr>
                <w:rStyle w:val="VerbatimChar"/>
                <w:rFonts w:ascii="Arial" w:hAnsi="Arial"/>
                <w:sz w:val="20"/>
                <w:szCs w:val="20"/>
              </w:rPr>
              <w:t>Cost_Reported</w:t>
            </w: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2ED2802F" w14:textId="3BB09A6B" w:rsidR="00D16BED" w:rsidRPr="00CD1D55" w:rsidRDefault="008D5AA1" w:rsidP="002D5C7F">
            <w:pPr>
              <w:pStyle w:val="Compact"/>
              <w:rPr>
                <w:sz w:val="20"/>
                <w:szCs w:val="20"/>
              </w:rPr>
            </w:pPr>
            <w:r w:rsidRPr="00CD1D55">
              <w:rPr>
                <w:sz w:val="20"/>
                <w:szCs w:val="20"/>
              </w:rPr>
              <w:t>Recorded As Reported; Conversion Done Downstream</w:t>
            </w:r>
          </w:p>
        </w:tc>
      </w:tr>
      <w:tr w:rsidR="00D16BED" w:rsidRPr="00BA1FC0" w14:paraId="36B2A034"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00581AEE" w14:textId="6128D755" w:rsidR="00D16BED" w:rsidRPr="00CD1D55" w:rsidRDefault="008D5AA1" w:rsidP="002D5C7F">
            <w:pPr>
              <w:pStyle w:val="Compact"/>
              <w:rPr>
                <w:sz w:val="20"/>
                <w:szCs w:val="20"/>
              </w:rPr>
            </w:pPr>
            <w:r w:rsidRPr="00CD1D55">
              <w:rPr>
                <w:rStyle w:val="VerbatimChar"/>
                <w:rFonts w:ascii="Arial" w:hAnsi="Arial"/>
                <w:sz w:val="20"/>
                <w:szCs w:val="20"/>
              </w:rPr>
              <w:t>Cost_Currency</w:t>
            </w:r>
          </w:p>
        </w:tc>
        <w:tc>
          <w:tcPr>
            <w:tcW w:w="2026" w:type="dxa"/>
          </w:tcPr>
          <w:p w14:paraId="12526BB4" w14:textId="1D82E36F"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Original Currency (Iso-4217)</w:t>
            </w:r>
          </w:p>
        </w:tc>
        <w:tc>
          <w:tcPr>
            <w:cnfStyle w:val="000010000000" w:firstRow="0" w:lastRow="0" w:firstColumn="0" w:lastColumn="0" w:oddVBand="1" w:evenVBand="0" w:oddHBand="0" w:evenHBand="0" w:firstRowFirstColumn="0" w:firstRowLastColumn="0" w:lastRowFirstColumn="0" w:lastRowLastColumn="0"/>
            <w:tcW w:w="1011" w:type="dxa"/>
          </w:tcPr>
          <w:p w14:paraId="36F4E43B" w14:textId="79AA27B1" w:rsidR="00D16BED" w:rsidRPr="00CD1D55" w:rsidRDefault="008D5AA1" w:rsidP="002D5C7F">
            <w:pPr>
              <w:pStyle w:val="Compact"/>
              <w:rPr>
                <w:sz w:val="20"/>
                <w:szCs w:val="20"/>
              </w:rPr>
            </w:pPr>
            <w:r w:rsidRPr="00CD1D55">
              <w:rPr>
                <w:sz w:val="20"/>
                <w:szCs w:val="20"/>
              </w:rPr>
              <w:t>Single-Select</w:t>
            </w:r>
          </w:p>
        </w:tc>
        <w:tc>
          <w:tcPr>
            <w:tcW w:w="1257" w:type="dxa"/>
          </w:tcPr>
          <w:p w14:paraId="573688BD" w14:textId="480FF984"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 xml:space="preserve">If </w:t>
            </w:r>
            <w:r w:rsidRPr="00CD1D55">
              <w:rPr>
                <w:rStyle w:val="VerbatimChar"/>
                <w:rFonts w:ascii="Arial" w:hAnsi="Arial"/>
                <w:sz w:val="20"/>
                <w:szCs w:val="20"/>
              </w:rPr>
              <w:t>Cost_Reported</w:t>
            </w: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0FB78278" w14:textId="77777777" w:rsidR="00D16BED" w:rsidRPr="00CD1D55" w:rsidRDefault="00D16BED" w:rsidP="002D5C7F">
            <w:pPr>
              <w:pStyle w:val="Compact"/>
              <w:rPr>
                <w:sz w:val="20"/>
                <w:szCs w:val="20"/>
              </w:rPr>
            </w:pPr>
          </w:p>
        </w:tc>
      </w:tr>
      <w:tr w:rsidR="00D16BED" w:rsidRPr="00BA1FC0" w14:paraId="213FC8EB"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1CC7B501" w14:textId="71E13738" w:rsidR="00D16BED" w:rsidRPr="00CD1D55" w:rsidRDefault="008D5AA1" w:rsidP="002D5C7F">
            <w:pPr>
              <w:pStyle w:val="Compact"/>
              <w:rPr>
                <w:sz w:val="20"/>
                <w:szCs w:val="20"/>
              </w:rPr>
            </w:pPr>
            <w:r w:rsidRPr="00CD1D55">
              <w:rPr>
                <w:rStyle w:val="VerbatimChar"/>
                <w:rFonts w:ascii="Arial" w:hAnsi="Arial"/>
                <w:sz w:val="20"/>
                <w:szCs w:val="20"/>
              </w:rPr>
              <w:t>Cost_Year</w:t>
            </w:r>
          </w:p>
        </w:tc>
        <w:tc>
          <w:tcPr>
            <w:tcW w:w="2026" w:type="dxa"/>
          </w:tcPr>
          <w:p w14:paraId="73057EF6" w14:textId="57A9EA1E"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Year Of Costing</w:t>
            </w:r>
          </w:p>
        </w:tc>
        <w:tc>
          <w:tcPr>
            <w:cnfStyle w:val="000010000000" w:firstRow="0" w:lastRow="0" w:firstColumn="0" w:lastColumn="0" w:oddVBand="1" w:evenVBand="0" w:oddHBand="0" w:evenHBand="0" w:firstRowFirstColumn="0" w:firstRowLastColumn="0" w:lastRowFirstColumn="0" w:lastRowLastColumn="0"/>
            <w:tcW w:w="1011" w:type="dxa"/>
          </w:tcPr>
          <w:p w14:paraId="6526FE35" w14:textId="63E6C5D5" w:rsidR="00D16BED" w:rsidRPr="00CD1D55" w:rsidRDefault="008D5AA1" w:rsidP="002D5C7F">
            <w:pPr>
              <w:pStyle w:val="Compact"/>
              <w:rPr>
                <w:sz w:val="20"/>
                <w:szCs w:val="20"/>
              </w:rPr>
            </w:pPr>
            <w:r w:rsidRPr="00CD1D55">
              <w:rPr>
                <w:sz w:val="20"/>
                <w:szCs w:val="20"/>
              </w:rPr>
              <w:t>Numeric</w:t>
            </w:r>
          </w:p>
        </w:tc>
        <w:tc>
          <w:tcPr>
            <w:tcW w:w="1257" w:type="dxa"/>
          </w:tcPr>
          <w:p w14:paraId="7555EBF3" w14:textId="3A0E13DB"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 xml:space="preserve">If </w:t>
            </w:r>
            <w:r w:rsidRPr="00CD1D55">
              <w:rPr>
                <w:rStyle w:val="VerbatimChar"/>
                <w:rFonts w:ascii="Arial" w:hAnsi="Arial"/>
                <w:sz w:val="20"/>
                <w:szCs w:val="20"/>
              </w:rPr>
              <w:t>Cost_Reported</w:t>
            </w: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1FC39945" w14:textId="77777777" w:rsidR="00D16BED" w:rsidRPr="00CD1D55" w:rsidRDefault="00D16BED" w:rsidP="002D5C7F">
            <w:pPr>
              <w:pStyle w:val="Compact"/>
              <w:rPr>
                <w:sz w:val="20"/>
                <w:szCs w:val="20"/>
              </w:rPr>
            </w:pPr>
          </w:p>
        </w:tc>
      </w:tr>
      <w:tr w:rsidR="00D16BED" w:rsidRPr="00BA1FC0" w14:paraId="41D05DC2"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148FAE8E" w14:textId="672F0FFA" w:rsidR="00D16BED" w:rsidRPr="00CD1D55" w:rsidRDefault="008D5AA1" w:rsidP="002D5C7F">
            <w:pPr>
              <w:pStyle w:val="Compact"/>
              <w:rPr>
                <w:sz w:val="20"/>
                <w:szCs w:val="20"/>
              </w:rPr>
            </w:pPr>
            <w:r w:rsidRPr="00CD1D55">
              <w:rPr>
                <w:rStyle w:val="VerbatimChar"/>
                <w:rFonts w:ascii="Arial" w:hAnsi="Arial"/>
                <w:sz w:val="20"/>
                <w:szCs w:val="20"/>
              </w:rPr>
              <w:t>Cost_Per_Pt_Usd2026</w:t>
            </w:r>
          </w:p>
        </w:tc>
        <w:tc>
          <w:tcPr>
            <w:tcW w:w="2026" w:type="dxa"/>
          </w:tcPr>
          <w:p w14:paraId="31965490" w14:textId="693E85F3"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Cost Per Participant, 2026 Usd</w:t>
            </w:r>
          </w:p>
        </w:tc>
        <w:tc>
          <w:tcPr>
            <w:cnfStyle w:val="000010000000" w:firstRow="0" w:lastRow="0" w:firstColumn="0" w:lastColumn="0" w:oddVBand="1" w:evenVBand="0" w:oddHBand="0" w:evenHBand="0" w:firstRowFirstColumn="0" w:firstRowLastColumn="0" w:lastRowFirstColumn="0" w:lastRowLastColumn="0"/>
            <w:tcW w:w="1011" w:type="dxa"/>
          </w:tcPr>
          <w:p w14:paraId="280B1399" w14:textId="54E5A893" w:rsidR="00D16BED" w:rsidRPr="00CD1D55" w:rsidRDefault="008D5AA1" w:rsidP="002D5C7F">
            <w:pPr>
              <w:pStyle w:val="Compact"/>
              <w:rPr>
                <w:sz w:val="20"/>
                <w:szCs w:val="20"/>
              </w:rPr>
            </w:pPr>
            <w:r w:rsidRPr="00CD1D55">
              <w:rPr>
                <w:sz w:val="20"/>
                <w:szCs w:val="20"/>
              </w:rPr>
              <w:t>Numeric</w:t>
            </w:r>
          </w:p>
        </w:tc>
        <w:tc>
          <w:tcPr>
            <w:tcW w:w="1257" w:type="dxa"/>
          </w:tcPr>
          <w:p w14:paraId="29E3D63D" w14:textId="3121E577"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Auto</w:t>
            </w:r>
          </w:p>
        </w:tc>
        <w:tc>
          <w:tcPr>
            <w:cnfStyle w:val="000010000000" w:firstRow="0" w:lastRow="0" w:firstColumn="0" w:lastColumn="0" w:oddVBand="1" w:evenVBand="0" w:oddHBand="0" w:evenHBand="0" w:firstRowFirstColumn="0" w:firstRowLastColumn="0" w:lastRowFirstColumn="0" w:lastRowLastColumn="0"/>
            <w:tcW w:w="2947" w:type="dxa"/>
          </w:tcPr>
          <w:p w14:paraId="183231D5" w14:textId="3B0DC0FE" w:rsidR="00D16BED" w:rsidRPr="00CD1D55" w:rsidRDefault="008D5AA1" w:rsidP="002D5C7F">
            <w:pPr>
              <w:pStyle w:val="Compact"/>
              <w:rPr>
                <w:sz w:val="20"/>
                <w:szCs w:val="20"/>
              </w:rPr>
            </w:pPr>
            <w:r w:rsidRPr="00CD1D55">
              <w:rPr>
                <w:sz w:val="20"/>
                <w:szCs w:val="20"/>
              </w:rPr>
              <w:t xml:space="preserve">Computed: Local-Cpi Inflation To 2026 × Market Fx To Usd (Imf Ifs Annual Average For </w:t>
            </w:r>
            <w:r w:rsidRPr="00CD1D55">
              <w:rPr>
                <w:rStyle w:val="VerbatimChar"/>
                <w:rFonts w:ascii="Arial" w:hAnsi="Arial"/>
                <w:sz w:val="20"/>
                <w:szCs w:val="20"/>
              </w:rPr>
              <w:t>Cost_Year</w:t>
            </w:r>
            <w:r w:rsidRPr="00CD1D55">
              <w:rPr>
                <w:sz w:val="20"/>
                <w:szCs w:val="20"/>
              </w:rPr>
              <w:t>)</w:t>
            </w:r>
          </w:p>
        </w:tc>
      </w:tr>
      <w:tr w:rsidR="00D16BED" w:rsidRPr="00BA1FC0" w14:paraId="6276F45A" w14:textId="77777777" w:rsidTr="008D5A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tcPr>
          <w:p w14:paraId="160438FB" w14:textId="51BAD67B" w:rsidR="00D16BED" w:rsidRPr="00CD1D55" w:rsidRDefault="008D5AA1" w:rsidP="002D5C7F">
            <w:pPr>
              <w:pStyle w:val="Compact"/>
              <w:rPr>
                <w:sz w:val="20"/>
                <w:szCs w:val="20"/>
              </w:rPr>
            </w:pPr>
            <w:r w:rsidRPr="00CD1D55">
              <w:rPr>
                <w:rStyle w:val="VerbatimChar"/>
                <w:rFonts w:ascii="Arial" w:hAnsi="Arial"/>
                <w:sz w:val="20"/>
                <w:szCs w:val="20"/>
              </w:rPr>
              <w:t>Cost_Perspective</w:t>
            </w:r>
          </w:p>
        </w:tc>
        <w:tc>
          <w:tcPr>
            <w:tcW w:w="2026" w:type="dxa"/>
          </w:tcPr>
          <w:p w14:paraId="7FCBF20C" w14:textId="5F87D83B"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Cost Perspective</w:t>
            </w:r>
          </w:p>
        </w:tc>
        <w:tc>
          <w:tcPr>
            <w:cnfStyle w:val="000010000000" w:firstRow="0" w:lastRow="0" w:firstColumn="0" w:lastColumn="0" w:oddVBand="1" w:evenVBand="0" w:oddHBand="0" w:evenHBand="0" w:firstRowFirstColumn="0" w:firstRowLastColumn="0" w:lastRowFirstColumn="0" w:lastRowLastColumn="0"/>
            <w:tcW w:w="1011" w:type="dxa"/>
          </w:tcPr>
          <w:p w14:paraId="4A29D838" w14:textId="1F95A623" w:rsidR="00D16BED" w:rsidRPr="00CD1D55" w:rsidRDefault="008D5AA1" w:rsidP="002D5C7F">
            <w:pPr>
              <w:pStyle w:val="Compact"/>
              <w:rPr>
                <w:sz w:val="20"/>
                <w:szCs w:val="20"/>
              </w:rPr>
            </w:pPr>
            <w:r w:rsidRPr="00CD1D55">
              <w:rPr>
                <w:sz w:val="20"/>
                <w:szCs w:val="20"/>
              </w:rPr>
              <w:t>Single-Select</w:t>
            </w:r>
          </w:p>
        </w:tc>
        <w:tc>
          <w:tcPr>
            <w:tcW w:w="1257" w:type="dxa"/>
          </w:tcPr>
          <w:p w14:paraId="451DABF8" w14:textId="2384A3A8" w:rsidR="00D16BED" w:rsidRPr="00CD1D55" w:rsidRDefault="008D5AA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CD1D55">
              <w:rPr>
                <w:sz w:val="20"/>
                <w:szCs w:val="20"/>
              </w:rPr>
              <w:t xml:space="preserve">If </w:t>
            </w:r>
            <w:r w:rsidRPr="00CD1D55">
              <w:rPr>
                <w:rStyle w:val="VerbatimChar"/>
                <w:rFonts w:ascii="Arial" w:hAnsi="Arial"/>
                <w:sz w:val="20"/>
                <w:szCs w:val="20"/>
              </w:rPr>
              <w:t>Cost_Reported</w:t>
            </w: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01D8618E" w14:textId="0912A90D" w:rsidR="00D16BED" w:rsidRPr="00CD1D55" w:rsidRDefault="008D5AA1" w:rsidP="002D5C7F">
            <w:pPr>
              <w:pStyle w:val="Compact"/>
              <w:rPr>
                <w:sz w:val="20"/>
                <w:szCs w:val="20"/>
              </w:rPr>
            </w:pPr>
            <w:r w:rsidRPr="00CD1D55">
              <w:rPr>
                <w:sz w:val="20"/>
                <w:szCs w:val="20"/>
              </w:rPr>
              <w:t>Provider / Societal / Health System / Mixed / Not Reported</w:t>
            </w:r>
          </w:p>
        </w:tc>
      </w:tr>
      <w:tr w:rsidR="00D16BED" w:rsidRPr="00BA1FC0" w14:paraId="6D93832D" w14:textId="77777777" w:rsidTr="008D5AA1">
        <w:tc>
          <w:tcPr>
            <w:cnfStyle w:val="000010000000" w:firstRow="0" w:lastRow="0" w:firstColumn="0" w:lastColumn="0" w:oddVBand="1" w:evenVBand="0" w:oddHBand="0" w:evenHBand="0" w:firstRowFirstColumn="0" w:firstRowLastColumn="0" w:lastRowFirstColumn="0" w:lastRowLastColumn="0"/>
            <w:tcW w:w="2335" w:type="dxa"/>
          </w:tcPr>
          <w:p w14:paraId="7E0AECA8" w14:textId="183483B0" w:rsidR="00D16BED" w:rsidRPr="00CD1D55" w:rsidRDefault="008D5AA1" w:rsidP="002D5C7F">
            <w:pPr>
              <w:pStyle w:val="Compact"/>
              <w:rPr>
                <w:sz w:val="20"/>
                <w:szCs w:val="20"/>
              </w:rPr>
            </w:pPr>
            <w:r w:rsidRPr="00CD1D55">
              <w:rPr>
                <w:rStyle w:val="VerbatimChar"/>
                <w:rFonts w:ascii="Arial" w:hAnsi="Arial"/>
                <w:sz w:val="20"/>
                <w:szCs w:val="20"/>
              </w:rPr>
              <w:t>Cost_Quote</w:t>
            </w:r>
          </w:p>
        </w:tc>
        <w:tc>
          <w:tcPr>
            <w:tcW w:w="2026" w:type="dxa"/>
          </w:tcPr>
          <w:p w14:paraId="2FD193C9" w14:textId="482F34E3"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Verbatim Cost Statement</w:t>
            </w:r>
          </w:p>
        </w:tc>
        <w:tc>
          <w:tcPr>
            <w:cnfStyle w:val="000010000000" w:firstRow="0" w:lastRow="0" w:firstColumn="0" w:lastColumn="0" w:oddVBand="1" w:evenVBand="0" w:oddHBand="0" w:evenHBand="0" w:firstRowFirstColumn="0" w:firstRowLastColumn="0" w:lastRowFirstColumn="0" w:lastRowLastColumn="0"/>
            <w:tcW w:w="1011" w:type="dxa"/>
          </w:tcPr>
          <w:p w14:paraId="566CDE2F" w14:textId="420881B3" w:rsidR="00D16BED" w:rsidRPr="00CD1D55" w:rsidRDefault="008D5AA1" w:rsidP="002D5C7F">
            <w:pPr>
              <w:pStyle w:val="Compact"/>
              <w:rPr>
                <w:sz w:val="20"/>
                <w:szCs w:val="20"/>
              </w:rPr>
            </w:pPr>
            <w:r w:rsidRPr="00CD1D55">
              <w:rPr>
                <w:sz w:val="20"/>
                <w:szCs w:val="20"/>
              </w:rPr>
              <w:t>Span</w:t>
            </w:r>
          </w:p>
        </w:tc>
        <w:tc>
          <w:tcPr>
            <w:tcW w:w="1257" w:type="dxa"/>
          </w:tcPr>
          <w:p w14:paraId="65A6C78E" w14:textId="17407731" w:rsidR="00D16BED" w:rsidRPr="00CD1D55" w:rsidRDefault="008D5AA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CD1D55">
              <w:rPr>
                <w:sz w:val="20"/>
                <w:szCs w:val="20"/>
              </w:rPr>
              <w:t xml:space="preserve">If </w:t>
            </w:r>
            <w:r w:rsidRPr="00CD1D55">
              <w:rPr>
                <w:rStyle w:val="VerbatimChar"/>
                <w:rFonts w:ascii="Arial" w:hAnsi="Arial"/>
                <w:sz w:val="20"/>
                <w:szCs w:val="20"/>
              </w:rPr>
              <w:t>Cost_Reported</w:t>
            </w:r>
            <w:r w:rsidRPr="00CD1D55">
              <w:rPr>
                <w:sz w:val="20"/>
                <w:szCs w:val="20"/>
              </w:rPr>
              <w:t>=Y</w:t>
            </w:r>
          </w:p>
        </w:tc>
        <w:tc>
          <w:tcPr>
            <w:cnfStyle w:val="000010000000" w:firstRow="0" w:lastRow="0" w:firstColumn="0" w:lastColumn="0" w:oddVBand="1" w:evenVBand="0" w:oddHBand="0" w:evenHBand="0" w:firstRowFirstColumn="0" w:firstRowLastColumn="0" w:lastRowFirstColumn="0" w:lastRowLastColumn="0"/>
            <w:tcW w:w="2947" w:type="dxa"/>
          </w:tcPr>
          <w:p w14:paraId="0562CB0E" w14:textId="77777777" w:rsidR="00D16BED" w:rsidRPr="00CD1D55" w:rsidRDefault="00D16BED" w:rsidP="002D5C7F">
            <w:pPr>
              <w:pStyle w:val="Compact"/>
              <w:rPr>
                <w:sz w:val="20"/>
                <w:szCs w:val="20"/>
              </w:rPr>
            </w:pPr>
          </w:p>
        </w:tc>
      </w:tr>
    </w:tbl>
    <w:p w14:paraId="597815A3" w14:textId="6200B2E3" w:rsidR="00D16BED" w:rsidRPr="00BA1FC0" w:rsidRDefault="00155271" w:rsidP="002D5C7F">
      <w:pPr>
        <w:pStyle w:val="Heading2"/>
      </w:pPr>
      <w:bookmarkStart w:id="258" w:name="AppendixD8"/>
      <w:bookmarkStart w:id="259" w:name="_Toc233231880"/>
      <w:bookmarkStart w:id="260" w:name="d.8-controlled-vocabularies"/>
      <w:bookmarkEnd w:id="256"/>
      <w:r w:rsidRPr="00BA1FC0">
        <w:lastRenderedPageBreak/>
        <w:t>D.8 Controlled vocabularies</w:t>
      </w:r>
      <w:bookmarkEnd w:id="258"/>
      <w:bookmarkEnd w:id="259"/>
    </w:p>
    <w:p w14:paraId="5D7A29BD" w14:textId="5185724B" w:rsidR="00D16BED" w:rsidRPr="00BA1FC0" w:rsidRDefault="00155271" w:rsidP="00A57BC7">
      <w:pPr>
        <w:pStyle w:val="Heading3"/>
      </w:pPr>
      <w:bookmarkStart w:id="261" w:name="_Toc233231881"/>
      <w:bookmarkStart w:id="262" w:name="d.8.1-study-review-design"/>
      <w:r w:rsidRPr="00BA1FC0">
        <w:t xml:space="preserve">D.8.1 </w:t>
      </w:r>
      <w:r w:rsidR="008567BF">
        <w:t>Study/review</w:t>
      </w:r>
      <w:r w:rsidRPr="00BA1FC0">
        <w:t xml:space="preserve"> design</w:t>
      </w:r>
      <w:bookmarkEnd w:id="261"/>
    </w:p>
    <w:p w14:paraId="1696A650" w14:textId="0972BC92" w:rsidR="00D16BED" w:rsidRPr="00BA1FC0" w:rsidRDefault="00155271" w:rsidP="002D5C7F">
      <w:pPr>
        <w:pStyle w:val="FirstParagraph"/>
      </w:pPr>
      <w:r w:rsidRPr="00BA1FC0">
        <w:t xml:space="preserve">The </w:t>
      </w:r>
      <w:r w:rsidRPr="00BA1FC0">
        <w:rPr>
          <w:rStyle w:val="VerbatimChar"/>
          <w:rFonts w:ascii="Arial" w:hAnsi="Arial"/>
        </w:rPr>
        <w:t>design</w:t>
      </w:r>
      <w:r w:rsidRPr="00BA1FC0">
        <w:t xml:space="preserve"> field records the type of each extracted unit. </w:t>
      </w:r>
      <w:r w:rsidRPr="00BA1FC0">
        <w:rPr>
          <w:b/>
        </w:rPr>
        <w:t>Entry-point reviews</w:t>
      </w:r>
      <w:r w:rsidRPr="00BA1FC0">
        <w:t xml:space="preserve"> (</w:t>
      </w:r>
      <w:r w:rsidR="00D23053">
        <w:fldChar w:fldCharType="begin"/>
      </w:r>
      <w:r w:rsidR="00D23053">
        <w:instrText xml:space="preserve"> ADDIN ZOTERO_ITEM CSL_CITATION {"citationID":"sMz8ywqM","properties":{"unsorted":false,"formattedCitation":"(Barbui et al., 2020)","plainCitation":"(Barbui et al., 2020)","noteIndex":0},"citationItems":[{"id":276179,"uris":["http://zotero.org/groups/6580398/items/2INVA797"],"itemData":{"id":276179,"type":"article-journal","container-title":"The Lancet Psychiatry","ISSN":"2215-0366","issue":"2","journalAbbreviation":"The Lancet Psychiatry","page":"162-172","publisher":"Elsevier","title":"Efficacy of psychosocial interventions for mental health outcomes in low-income and middle-income countries: an umbrella review","volume":"7","author":[{"family":"Barbui","given":"Corrado"},{"family":"Purgato","given":"Marianna"},{"family":"Abdulmalik","given":"Jibril"},{"family":"Acarturk","given":"Ceren"},{"family":"Eaton","given":"Julian"},{"family":"Gastaldon","given":"Chiara"},{"family":"Gureje","given":"Oye"},{"family":"Hanlon","given":"Charlotte"},{"family":"Jordans","given":"Mark"},{"family":"Lund","given":"Crick"}],"issued":{"date-parts":[["2020"]]}}}],"schema":"https://github.com/citation-style-language/schema/raw/master/csl-citation.json"} </w:instrText>
      </w:r>
      <w:r w:rsidR="00D23053">
        <w:fldChar w:fldCharType="separate"/>
      </w:r>
      <w:r w:rsidR="00D23053" w:rsidRPr="007222DD">
        <w:t xml:space="preserve">Barbui et al. </w:t>
      </w:r>
      <w:r w:rsidR="00D23053">
        <w:t>(</w:t>
      </w:r>
      <w:r w:rsidR="00D23053" w:rsidRPr="007222DD">
        <w:t>2020)</w:t>
      </w:r>
      <w:r w:rsidR="00D23053">
        <w:fldChar w:fldCharType="end"/>
      </w:r>
      <w:r w:rsidR="00D23053">
        <w:t xml:space="preserve"> </w:t>
      </w:r>
      <w:r w:rsidRPr="00BA1FC0">
        <w:t>-</w:t>
      </w:r>
      <w:r w:rsidR="00D23053">
        <w:t xml:space="preserve"> </w:t>
      </w:r>
      <w:r w:rsidRPr="00BA1FC0">
        <w:t>anchored in-scope reviews, the post-2019 update, and the Stream-2 seeds plus citation-chased reviews) are review-level syntheses:</w:t>
      </w:r>
    </w:p>
    <w:p w14:paraId="3E188D14" w14:textId="254E2506" w:rsidR="00AE4367" w:rsidRDefault="008567BF" w:rsidP="00AE4367">
      <w:pPr>
        <w:pStyle w:val="BodyText"/>
        <w:numPr>
          <w:ilvl w:val="0"/>
          <w:numId w:val="35"/>
        </w:numPr>
        <w:spacing w:before="0" w:after="0"/>
      </w:pPr>
      <w:r>
        <w:rPr>
          <w:rStyle w:val="VerbatimChar"/>
          <w:rFonts w:ascii="Arial" w:hAnsi="Arial"/>
        </w:rPr>
        <w:t>Systematic review</w:t>
      </w:r>
      <w:r w:rsidR="00155271" w:rsidRPr="00BA1FC0">
        <w:t xml:space="preserve"> (with narrative synthesis, no pooling) </w:t>
      </w:r>
    </w:p>
    <w:p w14:paraId="29745E50" w14:textId="2F76F98F" w:rsidR="00AE4367" w:rsidRDefault="00155271" w:rsidP="00AE4367">
      <w:pPr>
        <w:pStyle w:val="BodyText"/>
        <w:numPr>
          <w:ilvl w:val="0"/>
          <w:numId w:val="35"/>
        </w:numPr>
        <w:spacing w:before="0" w:after="0"/>
      </w:pPr>
      <w:r w:rsidRPr="00AE4367">
        <w:rPr>
          <w:rStyle w:val="VerbatimChar"/>
          <w:rFonts w:ascii="Arial" w:hAnsi="Arial"/>
        </w:rPr>
        <w:t>Meta-analysis</w:t>
      </w:r>
      <w:r w:rsidRPr="00BA1FC0">
        <w:t xml:space="preserve"> (pairwise)</w:t>
      </w:r>
    </w:p>
    <w:p w14:paraId="1CAC0C3E" w14:textId="77777777" w:rsidR="00AE4367" w:rsidRDefault="00155271" w:rsidP="00AE4367">
      <w:pPr>
        <w:pStyle w:val="BodyText"/>
        <w:numPr>
          <w:ilvl w:val="0"/>
          <w:numId w:val="35"/>
        </w:numPr>
        <w:spacing w:before="0" w:after="0"/>
      </w:pPr>
      <w:r w:rsidRPr="00AE4367">
        <w:rPr>
          <w:rStyle w:val="VerbatimChar"/>
          <w:rFonts w:ascii="Arial" w:hAnsi="Arial"/>
        </w:rPr>
        <w:t>Meta-regression</w:t>
      </w:r>
      <w:r w:rsidRPr="00BA1FC0">
        <w:t xml:space="preserve"> </w:t>
      </w:r>
    </w:p>
    <w:p w14:paraId="6D677B38" w14:textId="77777777" w:rsidR="00AE4367" w:rsidRDefault="00155271" w:rsidP="00AE4367">
      <w:pPr>
        <w:pStyle w:val="BodyText"/>
        <w:numPr>
          <w:ilvl w:val="0"/>
          <w:numId w:val="35"/>
        </w:numPr>
        <w:spacing w:before="0" w:after="0"/>
      </w:pPr>
      <w:r w:rsidRPr="00BA1FC0">
        <w:t xml:space="preserve"> </w:t>
      </w:r>
      <w:r w:rsidRPr="00AE4367">
        <w:rPr>
          <w:rStyle w:val="VerbatimChar"/>
          <w:rFonts w:ascii="Arial" w:hAnsi="Arial"/>
        </w:rPr>
        <w:t>IPD-meta-analysis</w:t>
      </w:r>
      <w:r w:rsidRPr="00BA1FC0">
        <w:t xml:space="preserve"> </w:t>
      </w:r>
    </w:p>
    <w:p w14:paraId="4466B500" w14:textId="77777777" w:rsidR="00AE4367" w:rsidRDefault="00155271" w:rsidP="00AE4367">
      <w:pPr>
        <w:pStyle w:val="BodyText"/>
        <w:numPr>
          <w:ilvl w:val="0"/>
          <w:numId w:val="35"/>
        </w:numPr>
        <w:spacing w:before="0" w:after="0"/>
      </w:pPr>
      <w:r w:rsidRPr="00AE4367">
        <w:rPr>
          <w:rStyle w:val="VerbatimChar"/>
          <w:rFonts w:ascii="Arial" w:hAnsi="Arial"/>
        </w:rPr>
        <w:t>Network-meta-analysis</w:t>
      </w:r>
      <w:r w:rsidRPr="00BA1FC0">
        <w:t xml:space="preserve"> </w:t>
      </w:r>
    </w:p>
    <w:p w14:paraId="1DE56F39" w14:textId="77777777" w:rsidR="00AE4367" w:rsidRDefault="00155271" w:rsidP="00AE4367">
      <w:pPr>
        <w:pStyle w:val="BodyText"/>
        <w:numPr>
          <w:ilvl w:val="0"/>
          <w:numId w:val="35"/>
        </w:numPr>
        <w:spacing w:before="0" w:after="0"/>
      </w:pPr>
      <w:r w:rsidRPr="00BA1FC0">
        <w:t xml:space="preserve"> </w:t>
      </w:r>
      <w:r w:rsidRPr="00AE4367">
        <w:rPr>
          <w:rStyle w:val="VerbatimChar"/>
          <w:rFonts w:ascii="Arial" w:hAnsi="Arial"/>
        </w:rPr>
        <w:t>Umbrella-review</w:t>
      </w:r>
      <w:r w:rsidRPr="00BA1FC0">
        <w:t xml:space="preserve"> (review of reviews) </w:t>
      </w:r>
    </w:p>
    <w:p w14:paraId="6B2B6030" w14:textId="77777777" w:rsidR="00AE4367" w:rsidRDefault="00155271" w:rsidP="00AE4367">
      <w:pPr>
        <w:pStyle w:val="BodyText"/>
        <w:numPr>
          <w:ilvl w:val="0"/>
          <w:numId w:val="35"/>
        </w:numPr>
        <w:spacing w:before="0" w:after="0"/>
      </w:pPr>
      <w:r w:rsidRPr="00AE4367">
        <w:rPr>
          <w:rStyle w:val="VerbatimChar"/>
          <w:rFonts w:ascii="Arial" w:hAnsi="Arial"/>
        </w:rPr>
        <w:t>Dismantling-component-meta-analysis</w:t>
      </w:r>
      <w:r w:rsidRPr="00BA1FC0">
        <w:t xml:space="preserve"> </w:t>
      </w:r>
    </w:p>
    <w:p w14:paraId="2AC9CE90" w14:textId="77777777" w:rsidR="00AE4367" w:rsidRDefault="00155271" w:rsidP="00AE4367">
      <w:pPr>
        <w:pStyle w:val="BodyText"/>
        <w:numPr>
          <w:ilvl w:val="0"/>
          <w:numId w:val="35"/>
        </w:numPr>
        <w:spacing w:before="0" w:after="0"/>
      </w:pPr>
      <w:r w:rsidRPr="00AE4367">
        <w:rPr>
          <w:rStyle w:val="VerbatimChar"/>
          <w:rFonts w:ascii="Arial" w:hAnsi="Arial"/>
        </w:rPr>
        <w:t>Systematic-review-of-economic-evaluations</w:t>
      </w:r>
      <w:r w:rsidRPr="00BA1FC0">
        <w:t xml:space="preserve"> (RQ16) </w:t>
      </w:r>
    </w:p>
    <w:p w14:paraId="5424429C" w14:textId="77777777" w:rsidR="00AE4367" w:rsidRDefault="00155271" w:rsidP="00AE4367">
      <w:pPr>
        <w:pStyle w:val="BodyText"/>
        <w:numPr>
          <w:ilvl w:val="0"/>
          <w:numId w:val="35"/>
        </w:numPr>
        <w:spacing w:before="0" w:after="0"/>
      </w:pPr>
      <w:r w:rsidRPr="00AE4367">
        <w:rPr>
          <w:rStyle w:val="VerbatimChar"/>
          <w:rFonts w:ascii="Arial" w:hAnsi="Arial"/>
        </w:rPr>
        <w:t>Scoping-review</w:t>
      </w:r>
      <w:r w:rsidRPr="00BA1FC0">
        <w:t xml:space="preserve"> (admitted only where it includes a quality appraisal and no systematic alternative exists) </w:t>
      </w:r>
    </w:p>
    <w:p w14:paraId="7B71CF3A" w14:textId="1B8B901C" w:rsidR="00D16BED" w:rsidRPr="00BA1FC0" w:rsidRDefault="00155271" w:rsidP="00AE4367">
      <w:pPr>
        <w:pStyle w:val="BodyText"/>
        <w:numPr>
          <w:ilvl w:val="0"/>
          <w:numId w:val="35"/>
        </w:numPr>
        <w:spacing w:before="0" w:after="0"/>
      </w:pPr>
      <w:r w:rsidRPr="00AE4367">
        <w:rPr>
          <w:rStyle w:val="VerbatimChar"/>
          <w:rFonts w:ascii="Arial" w:hAnsi="Arial"/>
        </w:rPr>
        <w:t>Other-review</w:t>
      </w:r>
      <w:r w:rsidRPr="00BA1FC0">
        <w:t xml:space="preserve"> (specify).</w:t>
      </w:r>
    </w:p>
    <w:p w14:paraId="245A00B6" w14:textId="77777777" w:rsidR="00B901A8" w:rsidRDefault="00155271" w:rsidP="00B901A8">
      <w:pPr>
        <w:pStyle w:val="BodyText"/>
      </w:pPr>
      <w:r w:rsidRPr="00BA1FC0">
        <w:rPr>
          <w:b/>
        </w:rPr>
        <w:t>Primary studies</w:t>
      </w:r>
      <w:r w:rsidRPr="00BA1FC0">
        <w:t xml:space="preserve"> sourced from those reviews (both streams) take a primary-study design value:</w:t>
      </w:r>
    </w:p>
    <w:p w14:paraId="50E934BE" w14:textId="77777777" w:rsidR="00F72751" w:rsidRDefault="00155271" w:rsidP="00164353">
      <w:pPr>
        <w:pStyle w:val="BodyText"/>
        <w:numPr>
          <w:ilvl w:val="0"/>
          <w:numId w:val="36"/>
        </w:numPr>
        <w:spacing w:before="0" w:after="0"/>
      </w:pPr>
      <w:r w:rsidRPr="00BA1FC0">
        <w:rPr>
          <w:rStyle w:val="VerbatimChar"/>
          <w:rFonts w:ascii="Arial" w:hAnsi="Arial"/>
        </w:rPr>
        <w:t>RCT-individual</w:t>
      </w:r>
      <w:r w:rsidRPr="00BA1FC0">
        <w:t xml:space="preserve"> </w:t>
      </w:r>
    </w:p>
    <w:p w14:paraId="610F6EAB" w14:textId="77777777" w:rsidR="00F72751" w:rsidRDefault="00155271" w:rsidP="00164353">
      <w:pPr>
        <w:pStyle w:val="BodyText"/>
        <w:numPr>
          <w:ilvl w:val="0"/>
          <w:numId w:val="36"/>
        </w:numPr>
        <w:spacing w:before="0" w:after="0"/>
      </w:pPr>
      <w:r w:rsidRPr="00BA1FC0">
        <w:rPr>
          <w:rStyle w:val="VerbatimChar"/>
          <w:rFonts w:ascii="Arial" w:hAnsi="Arial"/>
        </w:rPr>
        <w:t>RCT-cluster</w:t>
      </w:r>
    </w:p>
    <w:p w14:paraId="0096C064" w14:textId="77777777" w:rsidR="00F72751" w:rsidRDefault="00155271" w:rsidP="00164353">
      <w:pPr>
        <w:pStyle w:val="BodyText"/>
        <w:numPr>
          <w:ilvl w:val="0"/>
          <w:numId w:val="36"/>
        </w:numPr>
        <w:spacing w:before="0" w:after="0"/>
      </w:pPr>
      <w:r w:rsidRPr="00BA1FC0">
        <w:rPr>
          <w:rStyle w:val="VerbatimChar"/>
          <w:rFonts w:ascii="Arial" w:hAnsi="Arial"/>
        </w:rPr>
        <w:t>Quasi-experimental-controlled</w:t>
      </w:r>
      <w:r w:rsidRPr="00BA1FC0">
        <w:t xml:space="preserve"> (non-</w:t>
      </w:r>
      <w:r w:rsidR="00D23053" w:rsidRPr="00BA1FC0">
        <w:t>randomized</w:t>
      </w:r>
      <w:r w:rsidRPr="00BA1FC0">
        <w:t xml:space="preserve"> controlled or controlled before-after).</w:t>
      </w:r>
    </w:p>
    <w:p w14:paraId="0F4326B0" w14:textId="77777777" w:rsidR="00F72751" w:rsidRDefault="00155271" w:rsidP="00164353">
      <w:pPr>
        <w:pStyle w:val="BodyText"/>
        <w:numPr>
          <w:ilvl w:val="0"/>
          <w:numId w:val="36"/>
        </w:numPr>
        <w:spacing w:before="0" w:after="0"/>
      </w:pPr>
      <w:r w:rsidRPr="00BA1FC0">
        <w:rPr>
          <w:b/>
        </w:rPr>
        <w:t>Single-arm, uncontrolled, and pre-post-only designs are not eligible</w:t>
      </w:r>
      <w:r w:rsidRPr="00BA1FC0">
        <w:t xml:space="preserve"> (no comparator; PICOST), and</w:t>
      </w:r>
    </w:p>
    <w:p w14:paraId="39F4FEB5" w14:textId="1AF221D0" w:rsidR="00D16BED" w:rsidRPr="00BA1FC0" w:rsidRDefault="00155271" w:rsidP="00164353">
      <w:pPr>
        <w:pStyle w:val="BodyText"/>
        <w:numPr>
          <w:ilvl w:val="0"/>
          <w:numId w:val="36"/>
        </w:numPr>
        <w:spacing w:before="0" w:after="0"/>
      </w:pPr>
      <w:r w:rsidRPr="00BA1FC0">
        <w:t xml:space="preserve"> </w:t>
      </w:r>
      <w:r w:rsidR="00164353">
        <w:t>Q</w:t>
      </w:r>
      <w:r w:rsidRPr="00BA1FC0">
        <w:t>ualitative-only primary studies are not extracted for the effect/dose synthesis.</w:t>
      </w:r>
    </w:p>
    <w:p w14:paraId="195DFA8F" w14:textId="3FDE21A7" w:rsidR="00D16BED" w:rsidRPr="00BA1FC0" w:rsidRDefault="00155271" w:rsidP="00A57BC7">
      <w:pPr>
        <w:pStyle w:val="Heading3"/>
      </w:pPr>
      <w:bookmarkStart w:id="263" w:name="_Toc233231882"/>
      <w:bookmarkStart w:id="264" w:name="X555a76d738cce5feafe650cb142738fac73b3c5"/>
      <w:bookmarkEnd w:id="262"/>
      <w:r w:rsidRPr="00BA1FC0">
        <w:t>D.8.2 Severity stratum</w:t>
      </w:r>
      <w:bookmarkEnd w:id="263"/>
      <w:r w:rsidRPr="00BA1FC0">
        <w:t xml:space="preserve"> </w:t>
      </w:r>
    </w:p>
    <w:p w14:paraId="73F6DD9C" w14:textId="29AA38B8" w:rsidR="00D16BED" w:rsidRPr="00BA1FC0" w:rsidRDefault="00155271" w:rsidP="002D5C7F">
      <w:pPr>
        <w:pStyle w:val="FirstParagraph"/>
      </w:pPr>
      <w:r w:rsidRPr="00164353">
        <w:rPr>
          <w:lang w:val="nl-NL"/>
        </w:rPr>
        <w:t xml:space="preserve">PHQ-9 bands follow </w:t>
      </w:r>
      <w:r w:rsidR="00BE02B4">
        <w:rPr>
          <w:lang w:val="en-GB"/>
        </w:rPr>
        <w:fldChar w:fldCharType="begin"/>
      </w:r>
      <w:r w:rsidR="00BE02B4" w:rsidRPr="00164353">
        <w:rPr>
          <w:lang w:val="nl-NL"/>
        </w:rPr>
        <w:instrText xml:space="preserve"> ADDIN ZOTERO_ITEM CSL_CITATION {"citationID":"MBzeiaBn","properties":{"unsorted":false,"formattedCitation":"(Kroenke et al., 2001)","plainCitation":"(Kroenke et al., 2001)","noteIndex":0},"citationItems":[{"id":276259,"uris":["http://zotero.org/groups/6580398/items/EPLJFKPC"],"itemData":{"id":276259,"type":"article-journal","container-title":"Journal of General Internal Medicine","DOI":"10.1046/j.1525-1497.2001.016009606.x","issue":"9","page":"606–613","title":"The PHQ-9: validity of a brief depression severity measure","volume":"16","author":[{"family":"Kroenke","given":"Kurt"},{"family":"Spitzer","given":"Robert L."},{"family":"Williams","given":"Janet B. W."}],"issued":{"date-parts":[["2001"]]}}}],"schema":"https://github.com/citation-style-language/schema/raw/master/csl-citation.json"} </w:instrText>
      </w:r>
      <w:r w:rsidR="00BE02B4">
        <w:rPr>
          <w:lang w:val="en-GB"/>
        </w:rPr>
        <w:fldChar w:fldCharType="separate"/>
      </w:r>
      <w:r w:rsidR="00BE02B4" w:rsidRPr="00164353">
        <w:rPr>
          <w:lang w:val="nl-NL"/>
        </w:rPr>
        <w:t xml:space="preserve">Kroenke et al. </w:t>
      </w:r>
      <w:r w:rsidR="004728AC">
        <w:rPr>
          <w:lang w:val="en-GB"/>
        </w:rPr>
        <w:t>(</w:t>
      </w:r>
      <w:r w:rsidR="00BE02B4" w:rsidRPr="00BE02B4">
        <w:rPr>
          <w:lang w:val="en-GB"/>
        </w:rPr>
        <w:t>2001)</w:t>
      </w:r>
      <w:r w:rsidR="00BE02B4">
        <w:rPr>
          <w:lang w:val="en-GB"/>
        </w:rPr>
        <w:fldChar w:fldCharType="end"/>
      </w:r>
      <w:r w:rsidRPr="00164353">
        <w:rPr>
          <w:lang w:val="en-GB"/>
        </w:rPr>
        <w:t xml:space="preserve">; CES-D bands follow </w:t>
      </w:r>
      <w:r w:rsidR="00BE02B4">
        <w:fldChar w:fldCharType="begin"/>
      </w:r>
      <w:r w:rsidR="00BE02B4">
        <w:instrText xml:space="preserve"> ADDIN ZOTERO_ITEM CSL_CITATION {"citationID":"ScOgbAFn","properties":{"unsorted":false,"formattedCitation":"(Vilagut et al., 2016)","plainCitation":"(Vilagut et al., 2016)","noteIndex":0},"citationItems":[{"id":276260,"uris":["http://zotero.org/groups/6580398/items/KAYYG6SK"],"itemData":{"id":276260,"type":"article-journal","container-title":"PLOS ONE","DOI":"10.1371/journal.pone.0155431","issue":"5","page":"e0155431","title":"Screening for depression in the general population with the Center for Epidemiologic Studies Depression (CES-D): a systematic review with meta-analysis","volume":"11","author":[{"family":"Vilagut","given":"Gemma"},{"family":"Forero","given":"Carlos G."},{"family":"Barbaglia","given":"Gabriela"},{"family":"Alonso","given":"Jordi"}],"issued":{"date-parts":[["2016"]]}}}],"schema":"https://github.com/citation-style-language/schema/raw/master/csl-citation.json"} </w:instrText>
      </w:r>
      <w:r w:rsidR="00BE02B4">
        <w:fldChar w:fldCharType="separate"/>
      </w:r>
      <w:r w:rsidR="00BE02B4" w:rsidRPr="00512639">
        <w:t xml:space="preserve">Vilagut et al. </w:t>
      </w:r>
      <w:r w:rsidR="00BE02B4">
        <w:t>(</w:t>
      </w:r>
      <w:r w:rsidR="00BE02B4" w:rsidRPr="00512639">
        <w:t>2016)</w:t>
      </w:r>
      <w:r w:rsidR="00BE02B4">
        <w:fldChar w:fldCharType="end"/>
      </w:r>
      <w:r w:rsidRPr="00BA1FC0">
        <w:t xml:space="preserve"> systematic review thresholds; HAMD bands follow</w:t>
      </w:r>
      <w:r w:rsidR="004728AC">
        <w:t xml:space="preserve"> </w:t>
      </w:r>
      <w:r w:rsidR="004728AC">
        <w:fldChar w:fldCharType="begin"/>
      </w:r>
      <w:r w:rsidR="004728AC">
        <w:instrText xml:space="preserve"> ADDIN ZOTERO_ITEM CSL_CITATION {"citationID":"4rtueTLs","properties":{"unsorted":false,"formattedCitation":"(Zimmerman et al., 2013)","plainCitation":"(Zimmerman et al., 2013)","noteIndex":0},"citationItems":[{"id":276261,"uris":["http://zotero.org/groups/6580398/items/RWA2JWVQ"],"itemData":{"id":276261,"type":"article-journal","container-title":"Journal of Affective Disorders","DOI":"10.1016/j.jad.2013.04.028","issue":"2","page":"384–388","title":"Severity classification on the Hamilton Depression Rating Scale","volume":"150","author":[{"family":"Zimmerman","given":"Mark"},{"family":"Martinez","given":"Jennifer H."},{"family":"Young","given":"Diane"},{"family":"Chelminski","given":"Iwona"},{"family":"Dalrymple","given":"Kristy"}],"issued":{"date-parts":[["2013"]]}}}],"schema":"https://github.com/citation-style-language/schema/raw/master/csl-citation.json"} </w:instrText>
      </w:r>
      <w:r w:rsidR="004728AC">
        <w:fldChar w:fldCharType="separate"/>
      </w:r>
      <w:r w:rsidR="004728AC" w:rsidRPr="004728AC">
        <w:t xml:space="preserve">Zimmerman et al. </w:t>
      </w:r>
      <w:r w:rsidR="002F5D50">
        <w:t>(</w:t>
      </w:r>
      <w:r w:rsidR="004728AC" w:rsidRPr="004728AC">
        <w:t>2013)</w:t>
      </w:r>
      <w:r w:rsidR="004728AC">
        <w:fldChar w:fldCharType="end"/>
      </w:r>
      <w:r w:rsidRPr="00BA1FC0">
        <w:t xml:space="preserve">. Studies using other instruments are mapped to the nearest band using the original authors’ threshold and the instrument’s published severity calibration, with the mapping recorded in </w:t>
      </w:r>
      <w:r w:rsidRPr="00BA1FC0">
        <w:rPr>
          <w:rStyle w:val="VerbatimChar"/>
          <w:rFonts w:ascii="Arial" w:hAnsi="Arial"/>
        </w:rPr>
        <w:t>sev_quote</w:t>
      </w:r>
      <w:r w:rsidRPr="00BA1FC0">
        <w:t>.</w:t>
      </w:r>
    </w:p>
    <w:p w14:paraId="3B1565E8" w14:textId="4927ED27" w:rsidR="00D16BED" w:rsidRPr="00BA1FC0" w:rsidRDefault="00155271" w:rsidP="0041192C">
      <w:pPr>
        <w:pStyle w:val="Compact"/>
        <w:numPr>
          <w:ilvl w:val="0"/>
          <w:numId w:val="23"/>
        </w:numPr>
        <w:spacing w:before="0" w:after="0"/>
      </w:pPr>
      <w:r w:rsidRPr="00BA1FC0">
        <w:rPr>
          <w:rStyle w:val="VerbatimChar"/>
          <w:rFonts w:ascii="Arial" w:hAnsi="Arial"/>
          <w:b/>
        </w:rPr>
        <w:t>Minimal</w:t>
      </w:r>
      <w:r w:rsidRPr="00BA1FC0">
        <w:t xml:space="preserve"> </w:t>
      </w:r>
      <w:r w:rsidR="0004019E">
        <w:t>-</w:t>
      </w:r>
      <w:r w:rsidRPr="00BA1FC0">
        <w:t xml:space="preserve"> PHQ-9 0–4 / CES-D &lt; 16 / HAMD 0–7 (no clinically significant symptoms) </w:t>
      </w:r>
      <w:r w:rsidRPr="00BA1FC0">
        <w:rPr>
          <w:b/>
        </w:rPr>
        <w:t>OR</w:t>
      </w:r>
      <w:r w:rsidRPr="00BA1FC0">
        <w:t xml:space="preserve"> universal/selective prevention sample.</w:t>
      </w:r>
    </w:p>
    <w:p w14:paraId="76A6067C" w14:textId="068A3F83" w:rsidR="00D16BED" w:rsidRPr="00BA1FC0" w:rsidRDefault="00155271" w:rsidP="0041192C">
      <w:pPr>
        <w:pStyle w:val="Compact"/>
        <w:numPr>
          <w:ilvl w:val="0"/>
          <w:numId w:val="23"/>
        </w:numPr>
        <w:spacing w:before="0" w:after="0"/>
        <w:rPr>
          <w:lang w:val="fr-FR"/>
        </w:rPr>
      </w:pPr>
      <w:r w:rsidRPr="00BA1FC0">
        <w:rPr>
          <w:rStyle w:val="VerbatimChar"/>
          <w:rFonts w:ascii="Arial" w:hAnsi="Arial"/>
          <w:b/>
          <w:lang w:val="fr-FR"/>
        </w:rPr>
        <w:t>Mild</w:t>
      </w:r>
      <w:r w:rsidR="0004019E">
        <w:rPr>
          <w:rStyle w:val="VerbatimChar"/>
          <w:rFonts w:ascii="Arial" w:hAnsi="Arial"/>
          <w:b/>
          <w:lang w:val="fr-FR"/>
        </w:rPr>
        <w:t xml:space="preserve"> </w:t>
      </w:r>
      <w:r w:rsidR="0004019E">
        <w:t>-</w:t>
      </w:r>
      <w:r w:rsidR="0004019E" w:rsidRPr="00BA1FC0">
        <w:t xml:space="preserve"> </w:t>
      </w:r>
      <w:r w:rsidRPr="00BA1FC0">
        <w:rPr>
          <w:lang w:val="fr-FR"/>
        </w:rPr>
        <w:t>PHQ-9 5–9 / CES-D 16–20 / HAMD 8–16.</w:t>
      </w:r>
    </w:p>
    <w:p w14:paraId="176C62E3" w14:textId="7535E475" w:rsidR="00D16BED" w:rsidRPr="00BA1FC0" w:rsidRDefault="00155271" w:rsidP="0041192C">
      <w:pPr>
        <w:pStyle w:val="Compact"/>
        <w:numPr>
          <w:ilvl w:val="0"/>
          <w:numId w:val="23"/>
        </w:numPr>
        <w:spacing w:before="0" w:after="0"/>
        <w:rPr>
          <w:lang w:val="fr-FR"/>
        </w:rPr>
      </w:pPr>
      <w:r w:rsidRPr="00BA1FC0">
        <w:rPr>
          <w:rStyle w:val="VerbatimChar"/>
          <w:rFonts w:ascii="Arial" w:hAnsi="Arial"/>
          <w:b/>
          <w:lang w:val="fr-FR"/>
        </w:rPr>
        <w:t>Moderate</w:t>
      </w:r>
      <w:r w:rsidRPr="00BA1FC0">
        <w:rPr>
          <w:lang w:val="fr-FR"/>
        </w:rPr>
        <w:t xml:space="preserve"> </w:t>
      </w:r>
      <w:r w:rsidR="0004019E">
        <w:t>-</w:t>
      </w:r>
      <w:r w:rsidR="0004019E" w:rsidRPr="00BA1FC0">
        <w:t xml:space="preserve"> </w:t>
      </w:r>
      <w:r w:rsidRPr="00BA1FC0">
        <w:rPr>
          <w:lang w:val="fr-FR"/>
        </w:rPr>
        <w:t xml:space="preserve"> PHQ-9 10–14 / CES-D 21–25 / HAMD 17–23.</w:t>
      </w:r>
    </w:p>
    <w:p w14:paraId="13E5065E" w14:textId="6ACE408E" w:rsidR="00D16BED" w:rsidRPr="00BA1FC0" w:rsidRDefault="00155271" w:rsidP="0041192C">
      <w:pPr>
        <w:pStyle w:val="Compact"/>
        <w:numPr>
          <w:ilvl w:val="0"/>
          <w:numId w:val="23"/>
        </w:numPr>
        <w:spacing w:before="0" w:after="0"/>
      </w:pPr>
      <w:r w:rsidRPr="00BA1FC0">
        <w:rPr>
          <w:rStyle w:val="VerbatimChar"/>
          <w:rFonts w:ascii="Arial" w:hAnsi="Arial"/>
          <w:b/>
        </w:rPr>
        <w:t>Moderately-severe</w:t>
      </w:r>
      <w:r w:rsidRPr="00BA1FC0">
        <w:t xml:space="preserve"> </w:t>
      </w:r>
      <w:r w:rsidR="0004019E">
        <w:t>-</w:t>
      </w:r>
      <w:r w:rsidR="0004019E" w:rsidRPr="00BA1FC0">
        <w:t xml:space="preserve"> </w:t>
      </w:r>
      <w:r w:rsidRPr="00BA1FC0">
        <w:t>PHQ-9 15–19 / CES-D 26–30 / HAMD 24–30.</w:t>
      </w:r>
    </w:p>
    <w:p w14:paraId="1AE96EF4" w14:textId="6E39837A" w:rsidR="00D16BED" w:rsidRPr="00BA1FC0" w:rsidRDefault="00155271" w:rsidP="0041192C">
      <w:pPr>
        <w:pStyle w:val="Compact"/>
        <w:numPr>
          <w:ilvl w:val="0"/>
          <w:numId w:val="23"/>
        </w:numPr>
        <w:spacing w:before="0" w:after="0"/>
      </w:pPr>
      <w:r w:rsidRPr="00BA1FC0">
        <w:rPr>
          <w:rStyle w:val="VerbatimChar"/>
          <w:rFonts w:ascii="Arial" w:hAnsi="Arial"/>
          <w:b/>
        </w:rPr>
        <w:t>Severe</w:t>
      </w:r>
      <w:r w:rsidRPr="00BA1FC0">
        <w:t xml:space="preserve"> </w:t>
      </w:r>
      <w:r w:rsidR="0004019E">
        <w:t>-</w:t>
      </w:r>
      <w:r w:rsidR="0004019E" w:rsidRPr="00BA1FC0">
        <w:t xml:space="preserve"> </w:t>
      </w:r>
      <w:r w:rsidRPr="00BA1FC0">
        <w:t xml:space="preserve"> PHQ-9 20–27 / CES-D ≥ 31 / HAMD ≥ 31, or clinician-diagnosed MDD recurrent or with suicidality.</w:t>
      </w:r>
    </w:p>
    <w:p w14:paraId="5DC362F9" w14:textId="53474077" w:rsidR="00D16BED" w:rsidRPr="00BA1FC0" w:rsidRDefault="00155271" w:rsidP="0041192C">
      <w:pPr>
        <w:pStyle w:val="Compact"/>
        <w:numPr>
          <w:ilvl w:val="0"/>
          <w:numId w:val="23"/>
        </w:numPr>
        <w:spacing w:before="0" w:after="0"/>
      </w:pPr>
      <w:r w:rsidRPr="00BA1FC0">
        <w:rPr>
          <w:rStyle w:val="VerbatimChar"/>
          <w:rFonts w:ascii="Arial" w:hAnsi="Arial"/>
          <w:b/>
        </w:rPr>
        <w:t>MDD-diagnosed-unspecified</w:t>
      </w:r>
      <w:r w:rsidRPr="00BA1FC0">
        <w:t xml:space="preserve"> </w:t>
      </w:r>
      <w:r w:rsidR="0004019E">
        <w:t>-</w:t>
      </w:r>
      <w:r w:rsidR="0004019E" w:rsidRPr="00BA1FC0">
        <w:t xml:space="preserve"> </w:t>
      </w:r>
      <w:r w:rsidRPr="00BA1FC0">
        <w:t xml:space="preserve"> DSM/ICD diagnosis reported without severity scaling.</w:t>
      </w:r>
    </w:p>
    <w:p w14:paraId="6DD2BE55" w14:textId="4068F6D3" w:rsidR="00D16BED" w:rsidRPr="00BA1FC0" w:rsidRDefault="00155271" w:rsidP="0041192C">
      <w:pPr>
        <w:pStyle w:val="Compact"/>
        <w:numPr>
          <w:ilvl w:val="0"/>
          <w:numId w:val="23"/>
        </w:numPr>
        <w:spacing w:before="0" w:after="0"/>
      </w:pPr>
      <w:r w:rsidRPr="00BA1FC0">
        <w:rPr>
          <w:rStyle w:val="VerbatimChar"/>
          <w:rFonts w:ascii="Arial" w:hAnsi="Arial"/>
          <w:b/>
        </w:rPr>
        <w:t>Mixed-unstratified</w:t>
      </w:r>
      <w:r w:rsidRPr="00BA1FC0">
        <w:t xml:space="preserve"> </w:t>
      </w:r>
      <w:r w:rsidR="0004019E">
        <w:t>-</w:t>
      </w:r>
      <w:r w:rsidR="0004019E" w:rsidRPr="00BA1FC0">
        <w:t xml:space="preserve"> </w:t>
      </w:r>
      <w:r w:rsidRPr="00BA1FC0">
        <w:t xml:space="preserve"> sample spans severities without subgroup reporting.</w:t>
      </w:r>
    </w:p>
    <w:p w14:paraId="3EE568F6" w14:textId="2C35C76F" w:rsidR="00D16BED" w:rsidRPr="00BA1FC0" w:rsidRDefault="00155271" w:rsidP="0041192C">
      <w:pPr>
        <w:pStyle w:val="Compact"/>
        <w:numPr>
          <w:ilvl w:val="0"/>
          <w:numId w:val="23"/>
        </w:numPr>
        <w:spacing w:before="0" w:after="0"/>
      </w:pPr>
      <w:r w:rsidRPr="00BA1FC0">
        <w:rPr>
          <w:rStyle w:val="VerbatimChar"/>
          <w:rFonts w:ascii="Arial" w:hAnsi="Arial"/>
          <w:b/>
        </w:rPr>
        <w:lastRenderedPageBreak/>
        <w:t>Perinatal-elevated-symptoms</w:t>
      </w:r>
      <w:r w:rsidRPr="00BA1FC0">
        <w:t xml:space="preserve"> </w:t>
      </w:r>
      <w:r w:rsidR="0004019E">
        <w:t>-</w:t>
      </w:r>
      <w:r w:rsidR="0004019E" w:rsidRPr="00BA1FC0">
        <w:t xml:space="preserve"> </w:t>
      </w:r>
      <w:r w:rsidRPr="00BA1FC0">
        <w:t xml:space="preserve"> EPDS ≥ 13 or equivalent.</w:t>
      </w:r>
    </w:p>
    <w:p w14:paraId="61A99E79" w14:textId="77777777" w:rsidR="00D16BED" w:rsidRPr="00BA1FC0" w:rsidRDefault="00155271" w:rsidP="0041192C">
      <w:pPr>
        <w:pStyle w:val="Compact"/>
        <w:numPr>
          <w:ilvl w:val="0"/>
          <w:numId w:val="23"/>
        </w:numPr>
        <w:spacing w:before="0" w:after="0"/>
      </w:pPr>
      <w:r w:rsidRPr="00BA1FC0">
        <w:rPr>
          <w:rStyle w:val="VerbatimChar"/>
          <w:rFonts w:ascii="Arial" w:hAnsi="Arial"/>
          <w:b/>
        </w:rPr>
        <w:t>Not-reported</w:t>
      </w:r>
      <w:r w:rsidRPr="00BA1FC0">
        <w:t>.</w:t>
      </w:r>
    </w:p>
    <w:p w14:paraId="6397EF31" w14:textId="77777777" w:rsidR="00040843" w:rsidRDefault="00155271" w:rsidP="00040843">
      <w:pPr>
        <w:pStyle w:val="Heading3"/>
      </w:pPr>
      <w:bookmarkStart w:id="265" w:name="_Toc233231883"/>
      <w:bookmarkStart w:id="266" w:name="X06fe2f8039a9c122cb7264d4923fc9441cba92c"/>
      <w:bookmarkEnd w:id="264"/>
      <w:r w:rsidRPr="00BA1FC0">
        <w:t>D.8.3a Core therapeutic techniques</w:t>
      </w:r>
      <w:bookmarkEnd w:id="265"/>
      <w:r w:rsidRPr="00BA1FC0">
        <w:t xml:space="preserve"> </w:t>
      </w:r>
    </w:p>
    <w:p w14:paraId="33571760" w14:textId="282B0E63" w:rsidR="00D16BED" w:rsidRPr="00BA1FC0" w:rsidRDefault="00155271" w:rsidP="00040843">
      <w:r w:rsidRPr="00040843">
        <w:t>Core techniques are the active procedural elements of the intervention</w:t>
      </w:r>
      <w:r w:rsidR="00040843">
        <w:t>. Multiple options can be selected for this field</w:t>
      </w:r>
      <w:r w:rsidR="0041192C">
        <w:t>,</w:t>
      </w:r>
      <w:r w:rsidR="00040843">
        <w:t xml:space="preserve"> but it should </w:t>
      </w:r>
      <w:r w:rsidR="0041192C">
        <w:t xml:space="preserve">have at least one of the following: </w:t>
      </w:r>
    </w:p>
    <w:p w14:paraId="497A2CBA" w14:textId="77777777" w:rsidR="00D16BED" w:rsidRPr="00BA1FC0" w:rsidRDefault="00155271" w:rsidP="0041192C">
      <w:pPr>
        <w:pStyle w:val="Compact"/>
        <w:numPr>
          <w:ilvl w:val="0"/>
          <w:numId w:val="24"/>
        </w:numPr>
        <w:spacing w:before="0" w:after="0"/>
      </w:pPr>
      <w:r w:rsidRPr="00BA1FC0">
        <w:rPr>
          <w:rStyle w:val="VerbatimChar"/>
          <w:rFonts w:ascii="Arial" w:hAnsi="Arial"/>
        </w:rPr>
        <w:t>Psychoeducation</w:t>
      </w:r>
    </w:p>
    <w:p w14:paraId="6BA8C33B" w14:textId="77777777" w:rsidR="00D16BED" w:rsidRPr="00BA1FC0" w:rsidRDefault="00155271" w:rsidP="0041192C">
      <w:pPr>
        <w:pStyle w:val="Compact"/>
        <w:numPr>
          <w:ilvl w:val="0"/>
          <w:numId w:val="24"/>
        </w:numPr>
        <w:spacing w:before="0" w:after="0"/>
      </w:pPr>
      <w:r w:rsidRPr="00BA1FC0">
        <w:rPr>
          <w:rStyle w:val="VerbatimChar"/>
          <w:rFonts w:ascii="Arial" w:hAnsi="Arial"/>
        </w:rPr>
        <w:t>Behavioural-activation</w:t>
      </w:r>
      <w:r w:rsidRPr="00BA1FC0">
        <w:t xml:space="preserve"> (BA)</w:t>
      </w:r>
    </w:p>
    <w:p w14:paraId="472BCEB7" w14:textId="77777777" w:rsidR="00D16BED" w:rsidRPr="00BA1FC0" w:rsidRDefault="00155271" w:rsidP="0041192C">
      <w:pPr>
        <w:pStyle w:val="Compact"/>
        <w:numPr>
          <w:ilvl w:val="0"/>
          <w:numId w:val="24"/>
        </w:numPr>
        <w:spacing w:before="0" w:after="0"/>
      </w:pPr>
      <w:r w:rsidRPr="00BA1FC0">
        <w:rPr>
          <w:rStyle w:val="VerbatimChar"/>
          <w:rFonts w:ascii="Arial" w:hAnsi="Arial"/>
        </w:rPr>
        <w:t>Problem-solving</w:t>
      </w:r>
      <w:r w:rsidRPr="00BA1FC0">
        <w:t xml:space="preserve"> (incl. PST, PM+ problem-solving module)</w:t>
      </w:r>
    </w:p>
    <w:p w14:paraId="06AAABA6" w14:textId="77777777" w:rsidR="00D16BED" w:rsidRPr="00BA1FC0" w:rsidRDefault="00155271" w:rsidP="0041192C">
      <w:pPr>
        <w:pStyle w:val="Compact"/>
        <w:numPr>
          <w:ilvl w:val="0"/>
          <w:numId w:val="24"/>
        </w:numPr>
        <w:spacing w:before="0" w:after="0"/>
      </w:pPr>
      <w:r w:rsidRPr="00BA1FC0">
        <w:rPr>
          <w:rStyle w:val="VerbatimChar"/>
          <w:rFonts w:ascii="Arial" w:hAnsi="Arial"/>
        </w:rPr>
        <w:t>Cognitive-restructuring</w:t>
      </w:r>
    </w:p>
    <w:p w14:paraId="63E1C7FE" w14:textId="77777777" w:rsidR="00D16BED" w:rsidRPr="00BA1FC0" w:rsidRDefault="00155271" w:rsidP="0041192C">
      <w:pPr>
        <w:pStyle w:val="Compact"/>
        <w:numPr>
          <w:ilvl w:val="0"/>
          <w:numId w:val="24"/>
        </w:numPr>
        <w:spacing w:before="0" w:after="0"/>
      </w:pPr>
      <w:r w:rsidRPr="00BA1FC0">
        <w:rPr>
          <w:rStyle w:val="VerbatimChar"/>
          <w:rFonts w:ascii="Arial" w:hAnsi="Arial"/>
        </w:rPr>
        <w:t>Interpersonal-techniques</w:t>
      </w:r>
      <w:r w:rsidRPr="00BA1FC0">
        <w:t xml:space="preserve"> (IPT core: role disputes, transitions, grief, interpersonal deficits)</w:t>
      </w:r>
    </w:p>
    <w:p w14:paraId="6EB158D5" w14:textId="77777777" w:rsidR="00D16BED" w:rsidRPr="00BA1FC0" w:rsidRDefault="00155271" w:rsidP="0041192C">
      <w:pPr>
        <w:pStyle w:val="Compact"/>
        <w:numPr>
          <w:ilvl w:val="0"/>
          <w:numId w:val="24"/>
        </w:numPr>
        <w:spacing w:before="0" w:after="0"/>
      </w:pPr>
      <w:r w:rsidRPr="00BA1FC0">
        <w:rPr>
          <w:rStyle w:val="VerbatimChar"/>
          <w:rFonts w:ascii="Arial" w:hAnsi="Arial"/>
        </w:rPr>
        <w:t>Mindfulness-acceptance</w:t>
      </w:r>
      <w:r w:rsidRPr="00BA1FC0">
        <w:t xml:space="preserve"> (MBCT, ACT components)</w:t>
      </w:r>
    </w:p>
    <w:p w14:paraId="2F9C5739" w14:textId="77777777" w:rsidR="00D16BED" w:rsidRPr="00BA1FC0" w:rsidRDefault="00155271" w:rsidP="0041192C">
      <w:pPr>
        <w:pStyle w:val="Compact"/>
        <w:numPr>
          <w:ilvl w:val="0"/>
          <w:numId w:val="24"/>
        </w:numPr>
        <w:spacing w:before="0" w:after="0"/>
      </w:pPr>
      <w:r w:rsidRPr="00BA1FC0">
        <w:rPr>
          <w:rStyle w:val="VerbatimChar"/>
          <w:rFonts w:ascii="Arial" w:hAnsi="Arial"/>
        </w:rPr>
        <w:t>Relaxation-stress-management</w:t>
      </w:r>
      <w:r w:rsidRPr="00BA1FC0">
        <w:t xml:space="preserve"> (breathing, PMR, grounding)</w:t>
      </w:r>
    </w:p>
    <w:p w14:paraId="4FE6A0AC" w14:textId="77777777" w:rsidR="00D16BED" w:rsidRPr="00BA1FC0" w:rsidRDefault="00155271" w:rsidP="0041192C">
      <w:pPr>
        <w:pStyle w:val="Compact"/>
        <w:numPr>
          <w:ilvl w:val="0"/>
          <w:numId w:val="24"/>
        </w:numPr>
        <w:spacing w:before="0" w:after="0"/>
      </w:pPr>
      <w:r w:rsidRPr="00BA1FC0">
        <w:rPr>
          <w:rStyle w:val="VerbatimChar"/>
          <w:rFonts w:ascii="Arial" w:hAnsi="Arial"/>
        </w:rPr>
        <w:t>Behavioural-skills-training</w:t>
      </w:r>
      <w:r w:rsidRPr="00BA1FC0">
        <w:t xml:space="preserve"> (assertiveness, communication, parenting — distinct from BA: skills explicitly </w:t>
      </w:r>
      <w:r w:rsidRPr="00BA1FC0">
        <w:rPr>
          <w:i/>
        </w:rPr>
        <w:t>taught</w:t>
      </w:r>
      <w:r w:rsidRPr="00BA1FC0">
        <w:t xml:space="preserve"> rather than activity scheduling)</w:t>
      </w:r>
    </w:p>
    <w:p w14:paraId="69BDFB7A" w14:textId="77777777" w:rsidR="00D16BED" w:rsidRPr="00BA1FC0" w:rsidRDefault="00155271" w:rsidP="0041192C">
      <w:pPr>
        <w:pStyle w:val="Compact"/>
        <w:numPr>
          <w:ilvl w:val="0"/>
          <w:numId w:val="24"/>
        </w:numPr>
        <w:spacing w:before="0" w:after="0"/>
      </w:pPr>
      <w:r w:rsidRPr="00BA1FC0">
        <w:rPr>
          <w:rStyle w:val="VerbatimChar"/>
          <w:rFonts w:ascii="Arial" w:hAnsi="Arial"/>
        </w:rPr>
        <w:t>Motivational-interviewing</w:t>
      </w:r>
    </w:p>
    <w:p w14:paraId="09F875B8" w14:textId="77777777" w:rsidR="00D16BED" w:rsidRPr="00BA1FC0" w:rsidRDefault="00155271" w:rsidP="0041192C">
      <w:pPr>
        <w:pStyle w:val="Compact"/>
        <w:numPr>
          <w:ilvl w:val="0"/>
          <w:numId w:val="24"/>
        </w:numPr>
        <w:spacing w:before="0" w:after="0"/>
      </w:pPr>
      <w:r w:rsidRPr="00BA1FC0">
        <w:rPr>
          <w:rStyle w:val="VerbatimChar"/>
          <w:rFonts w:ascii="Arial" w:hAnsi="Arial"/>
        </w:rPr>
        <w:t>Supportive-counselling</w:t>
      </w:r>
      <w:r w:rsidRPr="00BA1FC0">
        <w:t xml:space="preserve"> (non-directive, active listening — record only when explicitly the intervention, not the comparator)</w:t>
      </w:r>
    </w:p>
    <w:p w14:paraId="30A76935" w14:textId="77777777" w:rsidR="00D16BED" w:rsidRPr="00BA1FC0" w:rsidRDefault="00155271" w:rsidP="0041192C">
      <w:pPr>
        <w:pStyle w:val="Compact"/>
        <w:numPr>
          <w:ilvl w:val="0"/>
          <w:numId w:val="24"/>
        </w:numPr>
        <w:spacing w:before="0" w:after="0"/>
      </w:pPr>
      <w:r w:rsidRPr="00BA1FC0">
        <w:rPr>
          <w:rStyle w:val="VerbatimChar"/>
          <w:rFonts w:ascii="Arial" w:hAnsi="Arial"/>
        </w:rPr>
        <w:t>Narrative-expressive</w:t>
      </w:r>
      <w:r w:rsidRPr="00BA1FC0">
        <w:t xml:space="preserve"> (writing, life-review, narrative exposure)</w:t>
      </w:r>
    </w:p>
    <w:p w14:paraId="319FCD79" w14:textId="77777777" w:rsidR="00D16BED" w:rsidRPr="00BA1FC0" w:rsidRDefault="00155271" w:rsidP="0041192C">
      <w:pPr>
        <w:pStyle w:val="Compact"/>
        <w:numPr>
          <w:ilvl w:val="0"/>
          <w:numId w:val="24"/>
        </w:numPr>
        <w:spacing w:before="0" w:after="0"/>
      </w:pPr>
      <w:r w:rsidRPr="00BA1FC0">
        <w:rPr>
          <w:rStyle w:val="VerbatimChar"/>
          <w:rFonts w:ascii="Arial" w:hAnsi="Arial"/>
        </w:rPr>
        <w:t>Peer-support-mutual-aid</w:t>
      </w:r>
      <w:r w:rsidRPr="00BA1FC0">
        <w:t xml:space="preserve"> (structured peer-led group process)</w:t>
      </w:r>
    </w:p>
    <w:p w14:paraId="078A6236" w14:textId="77777777" w:rsidR="00D16BED" w:rsidRPr="00BA1FC0" w:rsidRDefault="00155271" w:rsidP="0041192C">
      <w:pPr>
        <w:pStyle w:val="Compact"/>
        <w:numPr>
          <w:ilvl w:val="0"/>
          <w:numId w:val="24"/>
        </w:numPr>
        <w:spacing w:before="0" w:after="0"/>
      </w:pPr>
      <w:r w:rsidRPr="00BA1FC0">
        <w:rPr>
          <w:rStyle w:val="VerbatimChar"/>
          <w:rFonts w:ascii="Arial" w:hAnsi="Arial"/>
        </w:rPr>
        <w:t>Single-session-protocolised</w:t>
      </w:r>
      <w:r w:rsidRPr="00BA1FC0">
        <w:t xml:space="preserve"> (a structured one-session protocol such as Common Elements SSI; distinct from a brief intervention with one session as planned dose)</w:t>
      </w:r>
    </w:p>
    <w:p w14:paraId="5CB44D7A" w14:textId="53F60FBF" w:rsidR="00D16BED" w:rsidRPr="00BA1FC0" w:rsidRDefault="00155271" w:rsidP="0041192C">
      <w:pPr>
        <w:pStyle w:val="Compact"/>
        <w:numPr>
          <w:ilvl w:val="0"/>
          <w:numId w:val="24"/>
        </w:numPr>
        <w:spacing w:before="0" w:after="0"/>
      </w:pPr>
      <w:r w:rsidRPr="00BA1FC0">
        <w:rPr>
          <w:rStyle w:val="VerbatimChar"/>
          <w:rFonts w:ascii="Arial" w:hAnsi="Arial"/>
        </w:rPr>
        <w:t>Self-help-bibliotherapy</w:t>
      </w:r>
      <w:r w:rsidRPr="00BA1FC0">
        <w:t xml:space="preserve"> (guided print/audio self-help with human touch — unguided is out of scope per PICOST)</w:t>
      </w:r>
    </w:p>
    <w:p w14:paraId="1A33D490" w14:textId="77777777" w:rsidR="00D16BED" w:rsidRPr="00BA1FC0" w:rsidRDefault="00155271" w:rsidP="0041192C">
      <w:pPr>
        <w:pStyle w:val="Compact"/>
        <w:numPr>
          <w:ilvl w:val="0"/>
          <w:numId w:val="24"/>
        </w:numPr>
        <w:spacing w:before="0" w:after="0"/>
      </w:pPr>
      <w:r w:rsidRPr="00BA1FC0">
        <w:rPr>
          <w:rStyle w:val="VerbatimChar"/>
          <w:rFonts w:ascii="Arial" w:hAnsi="Arial"/>
        </w:rPr>
        <w:t>Other-technique</w:t>
      </w:r>
      <w:r w:rsidRPr="00BA1FC0">
        <w:t xml:space="preserve"> (free-text required).</w:t>
      </w:r>
    </w:p>
    <w:p w14:paraId="78943A41" w14:textId="17E16337" w:rsidR="00D16BED" w:rsidRPr="00BA1FC0" w:rsidRDefault="00155271" w:rsidP="00A57BC7">
      <w:pPr>
        <w:pStyle w:val="Heading3"/>
      </w:pPr>
      <w:bookmarkStart w:id="267" w:name="_Toc233231884"/>
      <w:bookmarkStart w:id="268" w:name="Xcd1989740f7689bca0c05b319afa8de825a7796"/>
      <w:bookmarkEnd w:id="266"/>
      <w:r w:rsidRPr="00BA1FC0">
        <w:t>D.8.3b Content and cultural adaptations</w:t>
      </w:r>
      <w:bookmarkEnd w:id="267"/>
      <w:r w:rsidRPr="00BA1FC0">
        <w:t xml:space="preserve"> </w:t>
      </w:r>
    </w:p>
    <w:p w14:paraId="14810DAE" w14:textId="2CE3FE6F" w:rsidR="00D16BED" w:rsidRPr="00BA1FC0" w:rsidRDefault="00155271" w:rsidP="002D5C7F">
      <w:pPr>
        <w:pStyle w:val="FirstParagraph"/>
      </w:pPr>
      <w:r w:rsidRPr="00BA1FC0">
        <w:t>Content and contextual adaptations sit alongside the core techniques and are recorded separately to avoid the level-of-abstraction</w:t>
      </w:r>
      <w:r w:rsidR="0004019E">
        <w:t>. This is an optional field which allows for multiple selection</w:t>
      </w:r>
      <w:r w:rsidRPr="00BA1FC0">
        <w:t>:</w:t>
      </w:r>
    </w:p>
    <w:p w14:paraId="225B9EA7" w14:textId="77777777" w:rsidR="00D16BED" w:rsidRPr="00BA1FC0" w:rsidRDefault="00155271" w:rsidP="0004019E">
      <w:pPr>
        <w:pStyle w:val="Compact"/>
        <w:numPr>
          <w:ilvl w:val="0"/>
          <w:numId w:val="25"/>
        </w:numPr>
        <w:spacing w:before="0" w:after="0"/>
      </w:pPr>
      <w:r w:rsidRPr="00BA1FC0">
        <w:rPr>
          <w:rStyle w:val="VerbatimChar"/>
          <w:rFonts w:ascii="Arial" w:hAnsi="Arial"/>
        </w:rPr>
        <w:t>Religious-spiritual-content</w:t>
      </w:r>
    </w:p>
    <w:p w14:paraId="351B457A" w14:textId="77777777" w:rsidR="00D16BED" w:rsidRPr="00BA1FC0" w:rsidRDefault="00155271" w:rsidP="0004019E">
      <w:pPr>
        <w:pStyle w:val="Compact"/>
        <w:numPr>
          <w:ilvl w:val="0"/>
          <w:numId w:val="25"/>
        </w:numPr>
        <w:spacing w:before="0" w:after="0"/>
      </w:pPr>
      <w:r w:rsidRPr="00BA1FC0">
        <w:rPr>
          <w:rStyle w:val="VerbatimChar"/>
          <w:rFonts w:ascii="Arial" w:hAnsi="Arial"/>
        </w:rPr>
        <w:t>Cultural-adaptation-named</w:t>
      </w:r>
      <w:r w:rsidRPr="00BA1FC0">
        <w:t xml:space="preserve"> (record the name; e.g. </w:t>
      </w:r>
      <w:r w:rsidRPr="00BA1FC0">
        <w:rPr>
          <w:i/>
        </w:rPr>
        <w:t>Kufungisisa</w:t>
      </w:r>
      <w:r w:rsidRPr="00BA1FC0">
        <w:t xml:space="preserve"> framing in Friendship Bench)</w:t>
      </w:r>
    </w:p>
    <w:p w14:paraId="3E8E2A89" w14:textId="77777777" w:rsidR="00D16BED" w:rsidRPr="00BA1FC0" w:rsidRDefault="00155271" w:rsidP="0004019E">
      <w:pPr>
        <w:pStyle w:val="Compact"/>
        <w:numPr>
          <w:ilvl w:val="0"/>
          <w:numId w:val="25"/>
        </w:numPr>
        <w:spacing w:before="0" w:after="0"/>
      </w:pPr>
      <w:r w:rsidRPr="00BA1FC0">
        <w:rPr>
          <w:rStyle w:val="VerbatimChar"/>
          <w:rFonts w:ascii="Arial" w:hAnsi="Arial"/>
        </w:rPr>
        <w:t>Livelihoods-economic-component</w:t>
      </w:r>
      <w:r w:rsidRPr="00BA1FC0">
        <w:t xml:space="preserve"> (cash, savings, IGA paired with psychosocial — includes any economic adjunct)</w:t>
      </w:r>
    </w:p>
    <w:p w14:paraId="3ECBF97E" w14:textId="77777777" w:rsidR="00D16BED" w:rsidRPr="00BA1FC0" w:rsidRDefault="00155271" w:rsidP="0004019E">
      <w:pPr>
        <w:pStyle w:val="Compact"/>
        <w:numPr>
          <w:ilvl w:val="0"/>
          <w:numId w:val="25"/>
        </w:numPr>
        <w:spacing w:before="0" w:after="0"/>
      </w:pPr>
      <w:r w:rsidRPr="00BA1FC0">
        <w:rPr>
          <w:rStyle w:val="VerbatimChar"/>
          <w:rFonts w:ascii="Arial" w:hAnsi="Arial"/>
        </w:rPr>
        <w:t>Family-or-spouse-engagement-component</w:t>
      </w:r>
    </w:p>
    <w:p w14:paraId="13981D18" w14:textId="77777777" w:rsidR="00D16BED" w:rsidRPr="00BA1FC0" w:rsidRDefault="00155271" w:rsidP="0004019E">
      <w:pPr>
        <w:pStyle w:val="Compact"/>
        <w:numPr>
          <w:ilvl w:val="0"/>
          <w:numId w:val="25"/>
        </w:numPr>
        <w:spacing w:before="0" w:after="0"/>
      </w:pPr>
      <w:r w:rsidRPr="00BA1FC0">
        <w:rPr>
          <w:rStyle w:val="VerbatimChar"/>
          <w:rFonts w:ascii="Arial" w:hAnsi="Arial"/>
        </w:rPr>
        <w:t>Trauma-or-violence-specific-content</w:t>
      </w:r>
    </w:p>
    <w:p w14:paraId="1E4AE5C0" w14:textId="77777777" w:rsidR="00D16BED" w:rsidRPr="00BA1FC0" w:rsidRDefault="00155271" w:rsidP="0004019E">
      <w:pPr>
        <w:pStyle w:val="Compact"/>
        <w:numPr>
          <w:ilvl w:val="0"/>
          <w:numId w:val="25"/>
        </w:numPr>
        <w:spacing w:before="0" w:after="0"/>
      </w:pPr>
      <w:r w:rsidRPr="00BA1FC0">
        <w:rPr>
          <w:rStyle w:val="VerbatimChar"/>
          <w:rFonts w:ascii="Arial" w:hAnsi="Arial"/>
        </w:rPr>
        <w:t>HIV-specific-content</w:t>
      </w:r>
    </w:p>
    <w:p w14:paraId="5595349C" w14:textId="77777777" w:rsidR="00D16BED" w:rsidRPr="00BA1FC0" w:rsidRDefault="00155271" w:rsidP="0004019E">
      <w:pPr>
        <w:pStyle w:val="Compact"/>
        <w:numPr>
          <w:ilvl w:val="0"/>
          <w:numId w:val="25"/>
        </w:numPr>
        <w:spacing w:before="0" w:after="0"/>
      </w:pPr>
      <w:r w:rsidRPr="00BA1FC0">
        <w:rPr>
          <w:rStyle w:val="VerbatimChar"/>
          <w:rFonts w:ascii="Arial" w:hAnsi="Arial"/>
        </w:rPr>
        <w:t>Other-adaptation</w:t>
      </w:r>
      <w:r w:rsidRPr="00BA1FC0">
        <w:t xml:space="preserve"> (free-text required).</w:t>
      </w:r>
    </w:p>
    <w:p w14:paraId="6AE0184E" w14:textId="146795D2" w:rsidR="00D16BED" w:rsidRPr="00BA1FC0" w:rsidRDefault="00155271" w:rsidP="00A57BC7">
      <w:pPr>
        <w:pStyle w:val="Heading3"/>
      </w:pPr>
      <w:bookmarkStart w:id="269" w:name="_Toc233231885"/>
      <w:bookmarkStart w:id="270" w:name="d.8.4-dose-band-session-count-based"/>
      <w:bookmarkEnd w:id="268"/>
      <w:r w:rsidRPr="00BA1FC0">
        <w:lastRenderedPageBreak/>
        <w:t>D.8.4 Dose band</w:t>
      </w:r>
      <w:bookmarkEnd w:id="269"/>
      <w:r w:rsidRPr="00BA1FC0">
        <w:t xml:space="preserve"> </w:t>
      </w:r>
    </w:p>
    <w:p w14:paraId="234D2133" w14:textId="28D81781" w:rsidR="00D16BED" w:rsidRPr="00BA1FC0" w:rsidRDefault="00155271" w:rsidP="002D5C7F">
      <w:pPr>
        <w:pStyle w:val="FirstParagraph"/>
      </w:pPr>
      <w:r w:rsidRPr="00BA1FC0">
        <w:t xml:space="preserve">Dose bands are defined </w:t>
      </w:r>
      <w:r w:rsidR="0084037E">
        <w:t>solely by session count to avoid</w:t>
      </w:r>
      <w:r w:rsidRPr="00BA1FC0">
        <w:t xml:space="preserve"> arithmetic inconsistencies between session count and total contact time. Total contact time is captured separately (</w:t>
      </w:r>
      <w:r w:rsidRPr="00BA1FC0">
        <w:rPr>
          <w:rStyle w:val="VerbatimChar"/>
          <w:rFonts w:ascii="Arial" w:hAnsi="Arial"/>
        </w:rPr>
        <w:t>dose_total_contact_min</w:t>
      </w:r>
      <w:r w:rsidRPr="00BA1FC0">
        <w:t>) as a continuous field.</w:t>
      </w:r>
    </w:p>
    <w:p w14:paraId="2672D38A" w14:textId="42B2A368" w:rsidR="00D16BED" w:rsidRPr="00BA1FC0" w:rsidRDefault="00155271" w:rsidP="0004019E">
      <w:pPr>
        <w:pStyle w:val="Compact"/>
        <w:numPr>
          <w:ilvl w:val="0"/>
          <w:numId w:val="26"/>
        </w:numPr>
        <w:spacing w:before="0" w:after="0"/>
        <w:rPr>
          <w:lang w:val="it-IT"/>
        </w:rPr>
      </w:pPr>
      <w:r w:rsidRPr="00BA1FC0">
        <w:rPr>
          <w:rStyle w:val="VerbatimChar"/>
          <w:rFonts w:ascii="Arial" w:hAnsi="Arial"/>
          <w:b/>
          <w:lang w:val="it-IT"/>
        </w:rPr>
        <w:t>Ultra-brief</w:t>
      </w:r>
      <w:r w:rsidRPr="00BA1FC0">
        <w:rPr>
          <w:lang w:val="it-IT"/>
        </w:rPr>
        <w:t xml:space="preserve"> </w:t>
      </w:r>
      <w:r w:rsidR="0004019E">
        <w:t>-</w:t>
      </w:r>
      <w:r w:rsidR="0004019E" w:rsidRPr="00BA1FC0">
        <w:t xml:space="preserve"> </w:t>
      </w:r>
      <w:r w:rsidRPr="00BA1FC0">
        <w:rPr>
          <w:lang w:val="it-IT"/>
        </w:rPr>
        <w:t xml:space="preserve"> 1 session (SSI scope).</w:t>
      </w:r>
    </w:p>
    <w:p w14:paraId="3D799A35" w14:textId="402A4FC2" w:rsidR="00D16BED" w:rsidRPr="00BA1FC0" w:rsidRDefault="00155271" w:rsidP="0004019E">
      <w:pPr>
        <w:pStyle w:val="Compact"/>
        <w:numPr>
          <w:ilvl w:val="0"/>
          <w:numId w:val="26"/>
        </w:numPr>
        <w:spacing w:before="0" w:after="0"/>
      </w:pPr>
      <w:r w:rsidRPr="00BA1FC0">
        <w:rPr>
          <w:rStyle w:val="VerbatimChar"/>
          <w:rFonts w:ascii="Arial" w:hAnsi="Arial"/>
          <w:b/>
        </w:rPr>
        <w:t>Brief</w:t>
      </w:r>
      <w:r w:rsidRPr="00BA1FC0">
        <w:t xml:space="preserve"> </w:t>
      </w:r>
      <w:r w:rsidR="0004019E">
        <w:t>-</w:t>
      </w:r>
      <w:r w:rsidR="0004019E" w:rsidRPr="00BA1FC0">
        <w:t xml:space="preserve"> </w:t>
      </w:r>
      <w:r w:rsidRPr="00BA1FC0">
        <w:t xml:space="preserve"> 2–4 sessions.</w:t>
      </w:r>
    </w:p>
    <w:p w14:paraId="5D5C2334" w14:textId="1CDD6A62" w:rsidR="00D16BED" w:rsidRPr="00BA1FC0" w:rsidRDefault="00155271" w:rsidP="0004019E">
      <w:pPr>
        <w:pStyle w:val="Compact"/>
        <w:numPr>
          <w:ilvl w:val="0"/>
          <w:numId w:val="26"/>
        </w:numPr>
        <w:spacing w:before="0" w:after="0"/>
      </w:pPr>
      <w:r w:rsidRPr="00BA1FC0">
        <w:rPr>
          <w:rStyle w:val="VerbatimChar"/>
          <w:rFonts w:ascii="Arial" w:hAnsi="Arial"/>
          <w:b/>
        </w:rPr>
        <w:t>Standard-short</w:t>
      </w:r>
      <w:r w:rsidRPr="00BA1FC0">
        <w:t xml:space="preserve"> </w:t>
      </w:r>
      <w:r w:rsidR="0004019E">
        <w:t>-</w:t>
      </w:r>
      <w:r w:rsidR="0004019E" w:rsidRPr="00BA1FC0">
        <w:t xml:space="preserve"> </w:t>
      </w:r>
      <w:r w:rsidRPr="00BA1FC0">
        <w:t xml:space="preserve"> 5–8 sessions (PM+, HAP, IPT-G core).</w:t>
      </w:r>
    </w:p>
    <w:p w14:paraId="64D914D7" w14:textId="40A6ABC3" w:rsidR="00D16BED" w:rsidRPr="00BA1FC0" w:rsidRDefault="00155271" w:rsidP="0004019E">
      <w:pPr>
        <w:pStyle w:val="Compact"/>
        <w:numPr>
          <w:ilvl w:val="0"/>
          <w:numId w:val="26"/>
        </w:numPr>
        <w:spacing w:before="0" w:after="0"/>
      </w:pPr>
      <w:r w:rsidRPr="00BA1FC0">
        <w:rPr>
          <w:rStyle w:val="VerbatimChar"/>
          <w:rFonts w:ascii="Arial" w:hAnsi="Arial"/>
          <w:b/>
        </w:rPr>
        <w:t>Standard</w:t>
      </w:r>
      <w:r w:rsidRPr="00BA1FC0">
        <w:t xml:space="preserve"> </w:t>
      </w:r>
      <w:r w:rsidR="0004019E">
        <w:t>-</w:t>
      </w:r>
      <w:r w:rsidR="0004019E" w:rsidRPr="00BA1FC0">
        <w:t xml:space="preserve"> </w:t>
      </w:r>
      <w:r w:rsidRPr="00BA1FC0">
        <w:t xml:space="preserve"> 9–12 sessions.</w:t>
      </w:r>
    </w:p>
    <w:p w14:paraId="6A65AE02" w14:textId="012D0502" w:rsidR="00D16BED" w:rsidRPr="00BA1FC0" w:rsidRDefault="00155271" w:rsidP="0004019E">
      <w:pPr>
        <w:pStyle w:val="Compact"/>
        <w:numPr>
          <w:ilvl w:val="0"/>
          <w:numId w:val="26"/>
        </w:numPr>
        <w:spacing w:before="0" w:after="0"/>
      </w:pPr>
      <w:r w:rsidRPr="00BA1FC0">
        <w:rPr>
          <w:rStyle w:val="VerbatimChar"/>
          <w:rFonts w:ascii="Arial" w:hAnsi="Arial"/>
          <w:b/>
        </w:rPr>
        <w:t>Extended</w:t>
      </w:r>
      <w:r w:rsidRPr="00BA1FC0">
        <w:t xml:space="preserve"> </w:t>
      </w:r>
      <w:r w:rsidR="0004019E">
        <w:t>-</w:t>
      </w:r>
      <w:r w:rsidR="0004019E" w:rsidRPr="00BA1FC0">
        <w:t xml:space="preserve"> </w:t>
      </w:r>
      <w:r w:rsidRPr="00BA1FC0">
        <w:t xml:space="preserve"> 13–20 sessions.</w:t>
      </w:r>
    </w:p>
    <w:p w14:paraId="7D5BF26F" w14:textId="33FEA2B1" w:rsidR="00D16BED" w:rsidRPr="00BA1FC0" w:rsidRDefault="00155271" w:rsidP="0004019E">
      <w:pPr>
        <w:pStyle w:val="Compact"/>
        <w:numPr>
          <w:ilvl w:val="0"/>
          <w:numId w:val="26"/>
        </w:numPr>
        <w:spacing w:before="0" w:after="0"/>
      </w:pPr>
      <w:r w:rsidRPr="00BA1FC0">
        <w:rPr>
          <w:rStyle w:val="VerbatimChar"/>
          <w:rFonts w:ascii="Arial" w:hAnsi="Arial"/>
          <w:b/>
        </w:rPr>
        <w:t>Long</w:t>
      </w:r>
      <w:r w:rsidRPr="00BA1FC0">
        <w:t xml:space="preserve"> </w:t>
      </w:r>
      <w:r w:rsidR="0084037E">
        <w:t>-</w:t>
      </w:r>
      <w:r w:rsidR="0084037E" w:rsidRPr="00BA1FC0">
        <w:t xml:space="preserve"> </w:t>
      </w:r>
      <w:r w:rsidRPr="00BA1FC0">
        <w:t xml:space="preserve"> </w:t>
      </w:r>
      <w:r w:rsidR="0084037E">
        <w:t xml:space="preserve">more than </w:t>
      </w:r>
      <w:r w:rsidRPr="00BA1FC0">
        <w:t>20 sessions.</w:t>
      </w:r>
    </w:p>
    <w:p w14:paraId="298952B8" w14:textId="0B937556" w:rsidR="00D16BED" w:rsidRPr="00BA1FC0" w:rsidRDefault="00155271" w:rsidP="0004019E">
      <w:pPr>
        <w:pStyle w:val="Compact"/>
        <w:numPr>
          <w:ilvl w:val="0"/>
          <w:numId w:val="26"/>
        </w:numPr>
        <w:spacing w:before="0" w:after="0"/>
      </w:pPr>
      <w:r w:rsidRPr="00BA1FC0">
        <w:rPr>
          <w:rStyle w:val="VerbatimChar"/>
          <w:rFonts w:ascii="Arial" w:hAnsi="Arial"/>
          <w:b/>
        </w:rPr>
        <w:t>Stepped-variable</w:t>
      </w:r>
      <w:r w:rsidRPr="00BA1FC0">
        <w:t xml:space="preserve"> </w:t>
      </w:r>
      <w:r w:rsidR="0004019E">
        <w:t>-</w:t>
      </w:r>
      <w:r w:rsidR="0004019E" w:rsidRPr="00BA1FC0">
        <w:t xml:space="preserve"> </w:t>
      </w:r>
      <w:r w:rsidRPr="00BA1FC0">
        <w:t xml:space="preserve"> dose conditional on response.</w:t>
      </w:r>
    </w:p>
    <w:p w14:paraId="05CB058F" w14:textId="77777777" w:rsidR="00D16BED" w:rsidRPr="00BA1FC0" w:rsidRDefault="00155271" w:rsidP="0004019E">
      <w:pPr>
        <w:pStyle w:val="Compact"/>
        <w:numPr>
          <w:ilvl w:val="0"/>
          <w:numId w:val="26"/>
        </w:numPr>
        <w:spacing w:before="0" w:after="0"/>
      </w:pPr>
      <w:r w:rsidRPr="00BA1FC0">
        <w:rPr>
          <w:rStyle w:val="VerbatimChar"/>
          <w:rFonts w:ascii="Arial" w:hAnsi="Arial"/>
          <w:b/>
        </w:rPr>
        <w:t>Not-reported</w:t>
      </w:r>
      <w:r w:rsidRPr="00BA1FC0">
        <w:t>.</w:t>
      </w:r>
    </w:p>
    <w:p w14:paraId="5F2BB519" w14:textId="266D92DB" w:rsidR="00D16BED" w:rsidRPr="00BA1FC0" w:rsidRDefault="00155271" w:rsidP="00A57BC7">
      <w:pPr>
        <w:pStyle w:val="Heading3"/>
      </w:pPr>
      <w:bookmarkStart w:id="271" w:name="_Toc233231886"/>
      <w:bookmarkStart w:id="272" w:name="d.8.5-facilitator-type"/>
      <w:bookmarkEnd w:id="270"/>
      <w:r w:rsidRPr="00BA1FC0">
        <w:t>D.8.5 Facilitator type</w:t>
      </w:r>
      <w:bookmarkEnd w:id="271"/>
    </w:p>
    <w:p w14:paraId="5AFE6931" w14:textId="55847B8F" w:rsidR="00D16BED" w:rsidRPr="00BA1FC0" w:rsidRDefault="00155271" w:rsidP="0004019E">
      <w:pPr>
        <w:pStyle w:val="Compact"/>
        <w:numPr>
          <w:ilvl w:val="0"/>
          <w:numId w:val="27"/>
        </w:numPr>
        <w:spacing w:before="0" w:after="0"/>
      </w:pPr>
      <w:r w:rsidRPr="00BA1FC0">
        <w:rPr>
          <w:rStyle w:val="VerbatimChar"/>
          <w:rFonts w:ascii="Arial" w:hAnsi="Arial"/>
        </w:rPr>
        <w:t>Lay-paid</w:t>
      </w:r>
      <w:r w:rsidRPr="00BA1FC0">
        <w:t xml:space="preserve"> </w:t>
      </w:r>
      <w:r w:rsidR="0004019E">
        <w:t>-</w:t>
      </w:r>
      <w:r w:rsidR="0004019E" w:rsidRPr="00BA1FC0">
        <w:t xml:space="preserve"> </w:t>
      </w:r>
      <w:r w:rsidRPr="00BA1FC0">
        <w:t xml:space="preserve"> community member with no prior MH credential, paid/stipended for delivery (Friendship Bench grandmother, StrongMinds facilitator).</w:t>
      </w:r>
    </w:p>
    <w:p w14:paraId="7CFC8262" w14:textId="42096E01" w:rsidR="00D16BED" w:rsidRPr="00BA1FC0" w:rsidRDefault="00155271" w:rsidP="0004019E">
      <w:pPr>
        <w:pStyle w:val="Compact"/>
        <w:numPr>
          <w:ilvl w:val="0"/>
          <w:numId w:val="27"/>
        </w:numPr>
        <w:spacing w:before="0" w:after="0"/>
      </w:pPr>
      <w:r w:rsidRPr="00BA1FC0">
        <w:rPr>
          <w:rStyle w:val="VerbatimChar"/>
          <w:rFonts w:ascii="Arial" w:hAnsi="Arial"/>
        </w:rPr>
        <w:t>Lay</w:t>
      </w:r>
      <w:r w:rsidR="0004019E">
        <w:rPr>
          <w:rStyle w:val="VerbatimChar"/>
          <w:rFonts w:ascii="Arial" w:hAnsi="Arial"/>
        </w:rPr>
        <w:t xml:space="preserve"> </w:t>
      </w:r>
      <w:r w:rsidRPr="00BA1FC0">
        <w:rPr>
          <w:rStyle w:val="VerbatimChar"/>
          <w:rFonts w:ascii="Arial" w:hAnsi="Arial"/>
        </w:rPr>
        <w:t>volunteer</w:t>
      </w:r>
      <w:r w:rsidRPr="00BA1FC0">
        <w:t xml:space="preserve"> </w:t>
      </w:r>
      <w:r w:rsidR="0004019E">
        <w:t>-</w:t>
      </w:r>
      <w:r w:rsidR="0004019E" w:rsidRPr="00BA1FC0">
        <w:t xml:space="preserve"> </w:t>
      </w:r>
      <w:r w:rsidRPr="00BA1FC0">
        <w:t xml:space="preserve"> unpaid community member.</w:t>
      </w:r>
    </w:p>
    <w:p w14:paraId="1476C54A" w14:textId="5CF0F5EA" w:rsidR="00D16BED" w:rsidRPr="00BA1FC0" w:rsidRDefault="00155271" w:rsidP="0004019E">
      <w:pPr>
        <w:pStyle w:val="Compact"/>
        <w:numPr>
          <w:ilvl w:val="0"/>
          <w:numId w:val="27"/>
        </w:numPr>
        <w:spacing w:before="0" w:after="0"/>
      </w:pPr>
      <w:r w:rsidRPr="00BA1FC0">
        <w:rPr>
          <w:rStyle w:val="VerbatimChar"/>
          <w:rFonts w:ascii="Arial" w:hAnsi="Arial"/>
        </w:rPr>
        <w:t>Peer</w:t>
      </w:r>
      <w:r w:rsidRPr="00BA1FC0">
        <w:t xml:space="preserve"> </w:t>
      </w:r>
      <w:r w:rsidR="0004019E">
        <w:t>-</w:t>
      </w:r>
      <w:r w:rsidR="0004019E" w:rsidRPr="00BA1FC0">
        <w:t xml:space="preserve"> </w:t>
      </w:r>
      <w:r w:rsidRPr="00BA1FC0">
        <w:t>person with lived experience of depression.</w:t>
      </w:r>
    </w:p>
    <w:p w14:paraId="23B3070B" w14:textId="77777777" w:rsidR="00D16BED" w:rsidRPr="00BA1FC0" w:rsidRDefault="00155271" w:rsidP="0004019E">
      <w:pPr>
        <w:pStyle w:val="Compact"/>
        <w:numPr>
          <w:ilvl w:val="0"/>
          <w:numId w:val="27"/>
        </w:numPr>
        <w:spacing w:before="0" w:after="0"/>
      </w:pPr>
      <w:r w:rsidRPr="00BA1FC0">
        <w:rPr>
          <w:rStyle w:val="VerbatimChar"/>
          <w:rFonts w:ascii="Arial" w:hAnsi="Arial"/>
        </w:rPr>
        <w:t>Teacher-educator</w:t>
      </w:r>
      <w:r w:rsidRPr="00BA1FC0">
        <w:t>.</w:t>
      </w:r>
    </w:p>
    <w:p w14:paraId="4F3C85CB" w14:textId="77777777" w:rsidR="00D16BED" w:rsidRPr="00BA1FC0" w:rsidRDefault="00155271" w:rsidP="0004019E">
      <w:pPr>
        <w:pStyle w:val="Compact"/>
        <w:numPr>
          <w:ilvl w:val="0"/>
          <w:numId w:val="27"/>
        </w:numPr>
        <w:spacing w:before="0" w:after="0"/>
      </w:pPr>
      <w:r w:rsidRPr="00BA1FC0">
        <w:rPr>
          <w:rStyle w:val="VerbatimChar"/>
          <w:rFonts w:ascii="Arial" w:hAnsi="Arial"/>
        </w:rPr>
        <w:t>Religious-faith-leader</w:t>
      </w:r>
      <w:r w:rsidRPr="00BA1FC0">
        <w:t>.</w:t>
      </w:r>
    </w:p>
    <w:p w14:paraId="2E4D7AED" w14:textId="3D068A99" w:rsidR="00D16BED" w:rsidRPr="00BA1FC0" w:rsidRDefault="00155271" w:rsidP="0004019E">
      <w:pPr>
        <w:pStyle w:val="Compact"/>
        <w:numPr>
          <w:ilvl w:val="0"/>
          <w:numId w:val="27"/>
        </w:numPr>
        <w:spacing w:before="0" w:after="0"/>
      </w:pPr>
      <w:r w:rsidRPr="00BA1FC0">
        <w:rPr>
          <w:rStyle w:val="VerbatimChar"/>
          <w:rFonts w:ascii="Arial" w:hAnsi="Arial"/>
        </w:rPr>
        <w:t>Mixed-team</w:t>
      </w:r>
      <w:r w:rsidRPr="00BA1FC0">
        <w:t xml:space="preserve"> </w:t>
      </w:r>
      <w:r w:rsidR="0004019E">
        <w:t>-</w:t>
      </w:r>
      <w:r w:rsidR="0004019E" w:rsidRPr="00BA1FC0">
        <w:t xml:space="preserve"> </w:t>
      </w:r>
      <w:r w:rsidRPr="00BA1FC0">
        <w:t xml:space="preserve"> combination requiring multi-select capture in </w:t>
      </w:r>
      <w:r w:rsidRPr="00BA1FC0">
        <w:rPr>
          <w:rStyle w:val="VerbatimChar"/>
          <w:rFonts w:ascii="Arial" w:hAnsi="Arial"/>
        </w:rPr>
        <w:t>notes</w:t>
      </w:r>
      <w:r w:rsidRPr="00BA1FC0">
        <w:t>.</w:t>
      </w:r>
    </w:p>
    <w:p w14:paraId="2D037A6D" w14:textId="77777777" w:rsidR="00D16BED" w:rsidRPr="00BA1FC0" w:rsidRDefault="00155271" w:rsidP="0004019E">
      <w:pPr>
        <w:pStyle w:val="Compact"/>
        <w:numPr>
          <w:ilvl w:val="0"/>
          <w:numId w:val="27"/>
        </w:numPr>
        <w:spacing w:before="0" w:after="0"/>
      </w:pPr>
      <w:r w:rsidRPr="00BA1FC0">
        <w:rPr>
          <w:rStyle w:val="VerbatimChar"/>
          <w:rFonts w:ascii="Arial" w:hAnsi="Arial"/>
        </w:rPr>
        <w:t>Not-reported</w:t>
      </w:r>
      <w:r w:rsidRPr="00BA1FC0">
        <w:t>.</w:t>
      </w:r>
    </w:p>
    <w:p w14:paraId="40B6558A" w14:textId="51581B80" w:rsidR="00D16BED" w:rsidRPr="00BA1FC0" w:rsidRDefault="00155271" w:rsidP="00A57BC7">
      <w:pPr>
        <w:pStyle w:val="Heading3"/>
      </w:pPr>
      <w:bookmarkStart w:id="273" w:name="_Toc233231887"/>
      <w:bookmarkStart w:id="274" w:name="d.8.6-delivery-format"/>
      <w:bookmarkEnd w:id="272"/>
      <w:r w:rsidRPr="00BA1FC0">
        <w:t>D.8.6 Delivery format</w:t>
      </w:r>
      <w:bookmarkEnd w:id="273"/>
    </w:p>
    <w:p w14:paraId="0223D568" w14:textId="77777777" w:rsidR="0084037E" w:rsidRDefault="00155271" w:rsidP="0084037E">
      <w:pPr>
        <w:pStyle w:val="FirstParagraph"/>
        <w:numPr>
          <w:ilvl w:val="0"/>
          <w:numId w:val="37"/>
        </w:numPr>
        <w:spacing w:before="0" w:after="0"/>
      </w:pPr>
      <w:r w:rsidRPr="00BA1FC0">
        <w:rPr>
          <w:rStyle w:val="VerbatimChar"/>
          <w:rFonts w:ascii="Arial" w:hAnsi="Arial"/>
        </w:rPr>
        <w:t>Group-face-to-face</w:t>
      </w:r>
      <w:r w:rsidRPr="00BA1FC0">
        <w:t xml:space="preserve"> (specify group size in notes) </w:t>
      </w:r>
    </w:p>
    <w:p w14:paraId="074DEC41" w14:textId="5E0CF2D8" w:rsidR="0084037E" w:rsidRDefault="00155271" w:rsidP="0084037E">
      <w:pPr>
        <w:pStyle w:val="FirstParagraph"/>
        <w:numPr>
          <w:ilvl w:val="0"/>
          <w:numId w:val="37"/>
        </w:numPr>
        <w:spacing w:before="0" w:after="0"/>
        <w:rPr>
          <w:rStyle w:val="VerbatimChar"/>
          <w:rFonts w:ascii="Arial" w:hAnsi="Arial"/>
        </w:rPr>
      </w:pPr>
      <w:r w:rsidRPr="00BA1FC0">
        <w:rPr>
          <w:rStyle w:val="VerbatimChar"/>
          <w:rFonts w:ascii="Arial" w:hAnsi="Arial"/>
        </w:rPr>
        <w:t>Family-couple</w:t>
      </w:r>
      <w:r w:rsidRPr="00BA1FC0">
        <w:t xml:space="preserve"> </w:t>
      </w:r>
    </w:p>
    <w:p w14:paraId="1C765367" w14:textId="255C65DD" w:rsidR="0084037E" w:rsidRDefault="00155271" w:rsidP="0084037E">
      <w:pPr>
        <w:pStyle w:val="FirstParagraph"/>
        <w:numPr>
          <w:ilvl w:val="0"/>
          <w:numId w:val="37"/>
        </w:numPr>
        <w:spacing w:before="0" w:after="0"/>
      </w:pPr>
      <w:r w:rsidRPr="00BA1FC0">
        <w:rPr>
          <w:rStyle w:val="VerbatimChar"/>
          <w:rFonts w:ascii="Arial" w:hAnsi="Arial"/>
        </w:rPr>
        <w:t>Group-remote-phone-or-video</w:t>
      </w:r>
      <w:r w:rsidRPr="00BA1FC0">
        <w:t xml:space="preserve"> </w:t>
      </w:r>
    </w:p>
    <w:p w14:paraId="45EBE1F9" w14:textId="340D29AB" w:rsidR="0084037E" w:rsidRDefault="00155271" w:rsidP="0084037E">
      <w:pPr>
        <w:pStyle w:val="FirstParagraph"/>
        <w:numPr>
          <w:ilvl w:val="0"/>
          <w:numId w:val="37"/>
        </w:numPr>
        <w:spacing w:before="0" w:after="0"/>
      </w:pPr>
      <w:r w:rsidRPr="00BA1FC0">
        <w:rPr>
          <w:rStyle w:val="VerbatimChar"/>
          <w:rFonts w:ascii="Arial" w:hAnsi="Arial"/>
        </w:rPr>
        <w:t>Hybrid</w:t>
      </w:r>
      <w:r w:rsidRPr="00BA1FC0">
        <w:t xml:space="preserve"> (specify in notes) </w:t>
      </w:r>
    </w:p>
    <w:p w14:paraId="5612777C" w14:textId="7804633A" w:rsidR="0084037E" w:rsidRDefault="00155271" w:rsidP="0084037E">
      <w:pPr>
        <w:pStyle w:val="FirstParagraph"/>
        <w:numPr>
          <w:ilvl w:val="0"/>
          <w:numId w:val="37"/>
        </w:numPr>
        <w:spacing w:before="0" w:after="0"/>
      </w:pPr>
      <w:r w:rsidRPr="00BA1FC0">
        <w:rPr>
          <w:rStyle w:val="VerbatimChar"/>
          <w:rFonts w:ascii="Arial" w:hAnsi="Arial"/>
        </w:rPr>
        <w:t>Self-help-print-guided</w:t>
      </w:r>
      <w:r w:rsidRPr="00BA1FC0">
        <w:t xml:space="preserve"> (with human touch) </w:t>
      </w:r>
    </w:p>
    <w:p w14:paraId="5DF19248" w14:textId="5B5FADAB" w:rsidR="00D16BED" w:rsidRDefault="00155271" w:rsidP="0084037E">
      <w:pPr>
        <w:pStyle w:val="FirstParagraph"/>
        <w:numPr>
          <w:ilvl w:val="0"/>
          <w:numId w:val="37"/>
        </w:numPr>
        <w:spacing w:before="0" w:after="0"/>
      </w:pPr>
      <w:r w:rsidRPr="00BA1FC0">
        <w:t>Fully digital, asynchronous, or unguided formats are out of scope per PICOST</w:t>
      </w:r>
    </w:p>
    <w:p w14:paraId="1A44B233" w14:textId="77777777" w:rsidR="008567BF" w:rsidRDefault="008567BF" w:rsidP="008567BF">
      <w:pPr>
        <w:pStyle w:val="BodyText"/>
      </w:pPr>
    </w:p>
    <w:p w14:paraId="5C97E0AF" w14:textId="77777777" w:rsidR="008567BF" w:rsidRDefault="008567BF" w:rsidP="008567BF">
      <w:pPr>
        <w:pStyle w:val="BodyText"/>
      </w:pPr>
    </w:p>
    <w:p w14:paraId="7079C46D" w14:textId="77777777" w:rsidR="008567BF" w:rsidRDefault="008567BF" w:rsidP="008567BF">
      <w:pPr>
        <w:pStyle w:val="BodyText"/>
      </w:pPr>
    </w:p>
    <w:p w14:paraId="11EEA4D5" w14:textId="77777777" w:rsidR="008567BF" w:rsidRDefault="008567BF" w:rsidP="008567BF">
      <w:pPr>
        <w:pStyle w:val="BodyText"/>
      </w:pPr>
    </w:p>
    <w:p w14:paraId="4D1AD5EC" w14:textId="77777777" w:rsidR="008567BF" w:rsidRPr="008567BF" w:rsidRDefault="008567BF" w:rsidP="008567BF">
      <w:pPr>
        <w:pStyle w:val="BodyText"/>
      </w:pPr>
    </w:p>
    <w:p w14:paraId="50CEAC7F" w14:textId="5B34CA52" w:rsidR="00D16BED" w:rsidRPr="00BA1FC0" w:rsidRDefault="00155271" w:rsidP="002D5C7F">
      <w:pPr>
        <w:pStyle w:val="Heading2"/>
      </w:pPr>
      <w:bookmarkStart w:id="275" w:name="AppendixD9"/>
      <w:bookmarkStart w:id="276" w:name="_Toc233231888"/>
      <w:bookmarkStart w:id="277" w:name="d.9-quality-and-provenance"/>
      <w:bookmarkEnd w:id="260"/>
      <w:bookmarkEnd w:id="274"/>
      <w:r w:rsidRPr="00BA1FC0">
        <w:lastRenderedPageBreak/>
        <w:t xml:space="preserve">D.9 </w:t>
      </w:r>
      <w:bookmarkEnd w:id="275"/>
      <w:r w:rsidRPr="00BA1FC0">
        <w:t>Quality and provenance</w:t>
      </w:r>
      <w:bookmarkEnd w:id="276"/>
    </w:p>
    <w:tbl>
      <w:tblPr>
        <w:tblStyle w:val="PlainTable3"/>
        <w:tblW w:w="5000" w:type="pct"/>
        <w:tblLayout w:type="fixed"/>
        <w:tblLook w:val="0020" w:firstRow="1" w:lastRow="0" w:firstColumn="0" w:lastColumn="0" w:noHBand="0" w:noVBand="0"/>
      </w:tblPr>
      <w:tblGrid>
        <w:gridCol w:w="2093"/>
        <w:gridCol w:w="4819"/>
        <w:gridCol w:w="993"/>
        <w:gridCol w:w="1671"/>
      </w:tblGrid>
      <w:tr w:rsidR="00D16BED" w:rsidRPr="0084037E" w14:paraId="67E1B7A2" w14:textId="77777777" w:rsidTr="008567B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09EC9BB6" w14:textId="63FAC2B6" w:rsidR="00D16BED" w:rsidRPr="0084037E" w:rsidRDefault="008567BF" w:rsidP="002D5C7F">
            <w:pPr>
              <w:pStyle w:val="Compact"/>
              <w:rPr>
                <w:sz w:val="20"/>
                <w:szCs w:val="20"/>
              </w:rPr>
            </w:pPr>
            <w:r w:rsidRPr="0084037E">
              <w:rPr>
                <w:caps w:val="0"/>
                <w:sz w:val="20"/>
                <w:szCs w:val="20"/>
              </w:rPr>
              <w:t>Field Id</w:t>
            </w:r>
          </w:p>
        </w:tc>
        <w:tc>
          <w:tcPr>
            <w:tcW w:w="4819" w:type="dxa"/>
          </w:tcPr>
          <w:p w14:paraId="5D837B0B" w14:textId="4D44549F" w:rsidR="00D16BED" w:rsidRPr="0084037E"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4037E">
              <w:rPr>
                <w:caps w:val="0"/>
                <w:sz w:val="20"/>
                <w:szCs w:val="20"/>
              </w:rPr>
              <w:t>Label</w:t>
            </w:r>
          </w:p>
        </w:tc>
        <w:tc>
          <w:tcPr>
            <w:cnfStyle w:val="000010000000" w:firstRow="0" w:lastRow="0" w:firstColumn="0" w:lastColumn="0" w:oddVBand="1" w:evenVBand="0" w:oddHBand="0" w:evenHBand="0" w:firstRowFirstColumn="0" w:firstRowLastColumn="0" w:lastRowFirstColumn="0" w:lastRowLastColumn="0"/>
            <w:tcW w:w="993" w:type="dxa"/>
          </w:tcPr>
          <w:p w14:paraId="5664DCE2" w14:textId="34809394" w:rsidR="00D16BED" w:rsidRPr="0084037E" w:rsidRDefault="008567BF" w:rsidP="002D5C7F">
            <w:pPr>
              <w:pStyle w:val="Compact"/>
              <w:rPr>
                <w:sz w:val="20"/>
                <w:szCs w:val="20"/>
              </w:rPr>
            </w:pPr>
            <w:r w:rsidRPr="0084037E">
              <w:rPr>
                <w:caps w:val="0"/>
                <w:sz w:val="20"/>
                <w:szCs w:val="20"/>
              </w:rPr>
              <w:t>Type</w:t>
            </w:r>
          </w:p>
        </w:tc>
        <w:tc>
          <w:tcPr>
            <w:tcW w:w="1671" w:type="dxa"/>
          </w:tcPr>
          <w:p w14:paraId="6B1AA844" w14:textId="7D92B445" w:rsidR="00D16BED" w:rsidRPr="0084037E"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4037E">
              <w:rPr>
                <w:caps w:val="0"/>
                <w:sz w:val="20"/>
                <w:szCs w:val="20"/>
              </w:rPr>
              <w:t>Mandatory</w:t>
            </w:r>
          </w:p>
        </w:tc>
      </w:tr>
      <w:tr w:rsidR="00D16BED" w:rsidRPr="0084037E" w14:paraId="0C14036A"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B463ADA" w14:textId="77777777" w:rsidR="00D16BED" w:rsidRPr="0084037E" w:rsidRDefault="00155271" w:rsidP="002D5C7F">
            <w:pPr>
              <w:pStyle w:val="Compact"/>
              <w:rPr>
                <w:sz w:val="20"/>
                <w:szCs w:val="20"/>
              </w:rPr>
            </w:pPr>
            <w:r w:rsidRPr="0084037E">
              <w:rPr>
                <w:rStyle w:val="VerbatimChar"/>
                <w:rFonts w:ascii="Arial" w:hAnsi="Arial"/>
                <w:sz w:val="20"/>
                <w:szCs w:val="20"/>
              </w:rPr>
              <w:t>amstar2_band</w:t>
            </w:r>
          </w:p>
        </w:tc>
        <w:tc>
          <w:tcPr>
            <w:tcW w:w="4819" w:type="dxa"/>
          </w:tcPr>
          <w:p w14:paraId="29F63B52"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AMSTAR-2 critical-domains confidence band (of the unit, or of the sourcing review for a primary study)</w:t>
            </w:r>
          </w:p>
        </w:tc>
        <w:tc>
          <w:tcPr>
            <w:cnfStyle w:val="000010000000" w:firstRow="0" w:lastRow="0" w:firstColumn="0" w:lastColumn="0" w:oddVBand="1" w:evenVBand="0" w:oddHBand="0" w:evenHBand="0" w:firstRowFirstColumn="0" w:firstRowLastColumn="0" w:lastRowFirstColumn="0" w:lastRowLastColumn="0"/>
            <w:tcW w:w="993" w:type="dxa"/>
          </w:tcPr>
          <w:p w14:paraId="24AD7E74" w14:textId="77777777" w:rsidR="00D16BED" w:rsidRPr="0084037E" w:rsidRDefault="00155271" w:rsidP="002D5C7F">
            <w:pPr>
              <w:pStyle w:val="Compact"/>
              <w:rPr>
                <w:sz w:val="20"/>
                <w:szCs w:val="20"/>
              </w:rPr>
            </w:pPr>
            <w:r w:rsidRPr="0084037E">
              <w:rPr>
                <w:sz w:val="20"/>
                <w:szCs w:val="20"/>
              </w:rPr>
              <w:t>single-select</w:t>
            </w:r>
          </w:p>
        </w:tc>
        <w:tc>
          <w:tcPr>
            <w:tcW w:w="1671" w:type="dxa"/>
          </w:tcPr>
          <w:p w14:paraId="5A727B8B"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Y</w:t>
            </w:r>
          </w:p>
        </w:tc>
      </w:tr>
      <w:tr w:rsidR="00D16BED" w:rsidRPr="0084037E" w14:paraId="598513B8" w14:textId="77777777" w:rsidTr="008567BF">
        <w:tc>
          <w:tcPr>
            <w:cnfStyle w:val="000010000000" w:firstRow="0" w:lastRow="0" w:firstColumn="0" w:lastColumn="0" w:oddVBand="1" w:evenVBand="0" w:oddHBand="0" w:evenHBand="0" w:firstRowFirstColumn="0" w:firstRowLastColumn="0" w:lastRowFirstColumn="0" w:lastRowLastColumn="0"/>
            <w:tcW w:w="2093" w:type="dxa"/>
          </w:tcPr>
          <w:p w14:paraId="538A09B8" w14:textId="77777777" w:rsidR="00D16BED" w:rsidRPr="0084037E" w:rsidRDefault="00155271" w:rsidP="002D5C7F">
            <w:pPr>
              <w:pStyle w:val="Compact"/>
              <w:rPr>
                <w:sz w:val="20"/>
                <w:szCs w:val="20"/>
              </w:rPr>
            </w:pPr>
            <w:r w:rsidRPr="0084037E">
              <w:rPr>
                <w:rStyle w:val="VerbatimChar"/>
                <w:rFonts w:ascii="Arial" w:hAnsi="Arial"/>
                <w:sz w:val="20"/>
                <w:szCs w:val="20"/>
              </w:rPr>
              <w:t>amstar2_inherited</w:t>
            </w:r>
          </w:p>
        </w:tc>
        <w:tc>
          <w:tcPr>
            <w:tcW w:w="4819" w:type="dxa"/>
          </w:tcPr>
          <w:p w14:paraId="15FC98EA"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4037E">
              <w:rPr>
                <w:sz w:val="20"/>
                <w:szCs w:val="20"/>
              </w:rPr>
              <w:t>Band inherited from a sourcing/umbrella review?</w:t>
            </w:r>
          </w:p>
        </w:tc>
        <w:tc>
          <w:tcPr>
            <w:cnfStyle w:val="000010000000" w:firstRow="0" w:lastRow="0" w:firstColumn="0" w:lastColumn="0" w:oddVBand="1" w:evenVBand="0" w:oddHBand="0" w:evenHBand="0" w:firstRowFirstColumn="0" w:firstRowLastColumn="0" w:lastRowFirstColumn="0" w:lastRowLastColumn="0"/>
            <w:tcW w:w="993" w:type="dxa"/>
          </w:tcPr>
          <w:p w14:paraId="1A907369" w14:textId="77777777" w:rsidR="00D16BED" w:rsidRPr="0084037E" w:rsidRDefault="00155271" w:rsidP="002D5C7F">
            <w:pPr>
              <w:pStyle w:val="Compact"/>
              <w:rPr>
                <w:sz w:val="20"/>
                <w:szCs w:val="20"/>
              </w:rPr>
            </w:pPr>
            <w:r w:rsidRPr="0084037E">
              <w:rPr>
                <w:sz w:val="20"/>
                <w:szCs w:val="20"/>
              </w:rPr>
              <w:t>boolean</w:t>
            </w:r>
          </w:p>
        </w:tc>
        <w:tc>
          <w:tcPr>
            <w:tcW w:w="1671" w:type="dxa"/>
          </w:tcPr>
          <w:p w14:paraId="5AEC1FBF"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4037E">
              <w:rPr>
                <w:sz w:val="20"/>
                <w:szCs w:val="20"/>
              </w:rPr>
              <w:t>Y</w:t>
            </w:r>
          </w:p>
        </w:tc>
      </w:tr>
      <w:tr w:rsidR="00D16BED" w:rsidRPr="0084037E" w14:paraId="0B65400F"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F0FB3FE" w14:textId="77777777" w:rsidR="00D16BED" w:rsidRPr="0084037E" w:rsidRDefault="00155271" w:rsidP="002D5C7F">
            <w:pPr>
              <w:pStyle w:val="Compact"/>
              <w:rPr>
                <w:sz w:val="20"/>
                <w:szCs w:val="20"/>
              </w:rPr>
            </w:pPr>
            <w:r w:rsidRPr="0084037E">
              <w:rPr>
                <w:rStyle w:val="VerbatimChar"/>
                <w:rFonts w:ascii="Arial" w:hAnsi="Arial"/>
                <w:sz w:val="20"/>
                <w:szCs w:val="20"/>
              </w:rPr>
              <w:t>extractor_id</w:t>
            </w:r>
          </w:p>
        </w:tc>
        <w:tc>
          <w:tcPr>
            <w:tcW w:w="4819" w:type="dxa"/>
          </w:tcPr>
          <w:p w14:paraId="2B9FD92F"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Extractor initials</w:t>
            </w:r>
          </w:p>
        </w:tc>
        <w:tc>
          <w:tcPr>
            <w:cnfStyle w:val="000010000000" w:firstRow="0" w:lastRow="0" w:firstColumn="0" w:lastColumn="0" w:oddVBand="1" w:evenVBand="0" w:oddHBand="0" w:evenHBand="0" w:firstRowFirstColumn="0" w:firstRowLastColumn="0" w:lastRowFirstColumn="0" w:lastRowLastColumn="0"/>
            <w:tcW w:w="993" w:type="dxa"/>
          </w:tcPr>
          <w:p w14:paraId="63A8CAAC" w14:textId="77777777" w:rsidR="00D16BED" w:rsidRPr="0084037E" w:rsidRDefault="00155271" w:rsidP="002D5C7F">
            <w:pPr>
              <w:pStyle w:val="Compact"/>
              <w:rPr>
                <w:sz w:val="20"/>
                <w:szCs w:val="20"/>
              </w:rPr>
            </w:pPr>
            <w:r w:rsidRPr="0084037E">
              <w:rPr>
                <w:sz w:val="20"/>
                <w:szCs w:val="20"/>
              </w:rPr>
              <w:t>auto</w:t>
            </w:r>
          </w:p>
        </w:tc>
        <w:tc>
          <w:tcPr>
            <w:tcW w:w="1671" w:type="dxa"/>
          </w:tcPr>
          <w:p w14:paraId="206D1DB2"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Y</w:t>
            </w:r>
          </w:p>
        </w:tc>
      </w:tr>
      <w:tr w:rsidR="00D16BED" w:rsidRPr="0084037E" w14:paraId="7CE7B6B1" w14:textId="77777777" w:rsidTr="008567BF">
        <w:tc>
          <w:tcPr>
            <w:cnfStyle w:val="000010000000" w:firstRow="0" w:lastRow="0" w:firstColumn="0" w:lastColumn="0" w:oddVBand="1" w:evenVBand="0" w:oddHBand="0" w:evenHBand="0" w:firstRowFirstColumn="0" w:firstRowLastColumn="0" w:lastRowFirstColumn="0" w:lastRowLastColumn="0"/>
            <w:tcW w:w="2093" w:type="dxa"/>
          </w:tcPr>
          <w:p w14:paraId="49BC3279" w14:textId="77777777" w:rsidR="00D16BED" w:rsidRPr="0084037E" w:rsidRDefault="00155271" w:rsidP="002D5C7F">
            <w:pPr>
              <w:pStyle w:val="Compact"/>
              <w:rPr>
                <w:sz w:val="20"/>
                <w:szCs w:val="20"/>
              </w:rPr>
            </w:pPr>
            <w:r w:rsidRPr="0084037E">
              <w:rPr>
                <w:rStyle w:val="VerbatimChar"/>
                <w:rFonts w:ascii="Arial" w:hAnsi="Arial"/>
                <w:sz w:val="20"/>
                <w:szCs w:val="20"/>
              </w:rPr>
              <w:t>verifier_id</w:t>
            </w:r>
          </w:p>
        </w:tc>
        <w:tc>
          <w:tcPr>
            <w:tcW w:w="4819" w:type="dxa"/>
          </w:tcPr>
          <w:p w14:paraId="7ACA7661"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4037E">
              <w:rPr>
                <w:sz w:val="20"/>
                <w:szCs w:val="20"/>
              </w:rPr>
              <w:t>Verifier initials</w:t>
            </w:r>
          </w:p>
        </w:tc>
        <w:tc>
          <w:tcPr>
            <w:cnfStyle w:val="000010000000" w:firstRow="0" w:lastRow="0" w:firstColumn="0" w:lastColumn="0" w:oddVBand="1" w:evenVBand="0" w:oddHBand="0" w:evenHBand="0" w:firstRowFirstColumn="0" w:firstRowLastColumn="0" w:lastRowFirstColumn="0" w:lastRowLastColumn="0"/>
            <w:tcW w:w="993" w:type="dxa"/>
          </w:tcPr>
          <w:p w14:paraId="7A8D2F39" w14:textId="77777777" w:rsidR="00D16BED" w:rsidRPr="0084037E" w:rsidRDefault="00155271" w:rsidP="002D5C7F">
            <w:pPr>
              <w:pStyle w:val="Compact"/>
              <w:rPr>
                <w:sz w:val="20"/>
                <w:szCs w:val="20"/>
              </w:rPr>
            </w:pPr>
            <w:r w:rsidRPr="0084037E">
              <w:rPr>
                <w:sz w:val="20"/>
                <w:szCs w:val="20"/>
              </w:rPr>
              <w:t>auto</w:t>
            </w:r>
          </w:p>
        </w:tc>
        <w:tc>
          <w:tcPr>
            <w:tcW w:w="1671" w:type="dxa"/>
          </w:tcPr>
          <w:p w14:paraId="313BCEE6"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4037E">
              <w:rPr>
                <w:sz w:val="20"/>
                <w:szCs w:val="20"/>
              </w:rPr>
              <w:t>Y</w:t>
            </w:r>
          </w:p>
        </w:tc>
      </w:tr>
      <w:tr w:rsidR="00D16BED" w:rsidRPr="0084037E" w14:paraId="5CE5F70A"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3837C2D" w14:textId="77777777" w:rsidR="00D16BED" w:rsidRPr="0084037E" w:rsidRDefault="00155271" w:rsidP="002D5C7F">
            <w:pPr>
              <w:pStyle w:val="Compact"/>
              <w:rPr>
                <w:sz w:val="20"/>
                <w:szCs w:val="20"/>
              </w:rPr>
            </w:pPr>
            <w:r w:rsidRPr="0084037E">
              <w:rPr>
                <w:rStyle w:val="VerbatimChar"/>
                <w:rFonts w:ascii="Arial" w:hAnsi="Arial"/>
                <w:sz w:val="20"/>
                <w:szCs w:val="20"/>
              </w:rPr>
              <w:t>llm_assist</w:t>
            </w:r>
          </w:p>
        </w:tc>
        <w:tc>
          <w:tcPr>
            <w:tcW w:w="4819" w:type="dxa"/>
          </w:tcPr>
          <w:p w14:paraId="43BA9870"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LLM-assisted?</w:t>
            </w:r>
          </w:p>
        </w:tc>
        <w:tc>
          <w:tcPr>
            <w:cnfStyle w:val="000010000000" w:firstRow="0" w:lastRow="0" w:firstColumn="0" w:lastColumn="0" w:oddVBand="1" w:evenVBand="0" w:oddHBand="0" w:evenHBand="0" w:firstRowFirstColumn="0" w:firstRowLastColumn="0" w:lastRowFirstColumn="0" w:lastRowLastColumn="0"/>
            <w:tcW w:w="993" w:type="dxa"/>
          </w:tcPr>
          <w:p w14:paraId="048E784C" w14:textId="77777777" w:rsidR="00D16BED" w:rsidRPr="0084037E" w:rsidRDefault="00155271" w:rsidP="002D5C7F">
            <w:pPr>
              <w:pStyle w:val="Compact"/>
              <w:rPr>
                <w:sz w:val="20"/>
                <w:szCs w:val="20"/>
              </w:rPr>
            </w:pPr>
            <w:r w:rsidRPr="0084037E">
              <w:rPr>
                <w:sz w:val="20"/>
                <w:szCs w:val="20"/>
              </w:rPr>
              <w:t>boolean</w:t>
            </w:r>
          </w:p>
        </w:tc>
        <w:tc>
          <w:tcPr>
            <w:tcW w:w="1671" w:type="dxa"/>
          </w:tcPr>
          <w:p w14:paraId="6D60F3E6"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Y</w:t>
            </w:r>
          </w:p>
        </w:tc>
      </w:tr>
      <w:tr w:rsidR="00D16BED" w:rsidRPr="0084037E" w14:paraId="27033AA2" w14:textId="77777777" w:rsidTr="008567BF">
        <w:tc>
          <w:tcPr>
            <w:cnfStyle w:val="000010000000" w:firstRow="0" w:lastRow="0" w:firstColumn="0" w:lastColumn="0" w:oddVBand="1" w:evenVBand="0" w:oddHBand="0" w:evenHBand="0" w:firstRowFirstColumn="0" w:firstRowLastColumn="0" w:lastRowFirstColumn="0" w:lastRowLastColumn="0"/>
            <w:tcW w:w="2093" w:type="dxa"/>
          </w:tcPr>
          <w:p w14:paraId="10598EAB" w14:textId="77777777" w:rsidR="00D16BED" w:rsidRPr="0084037E" w:rsidRDefault="00155271" w:rsidP="002D5C7F">
            <w:pPr>
              <w:pStyle w:val="Compact"/>
              <w:rPr>
                <w:sz w:val="20"/>
                <w:szCs w:val="20"/>
              </w:rPr>
            </w:pPr>
            <w:r w:rsidRPr="0084037E">
              <w:rPr>
                <w:rStyle w:val="VerbatimChar"/>
                <w:rFonts w:ascii="Arial" w:hAnsi="Arial"/>
                <w:sz w:val="20"/>
                <w:szCs w:val="20"/>
              </w:rPr>
              <w:t>llm_model</w:t>
            </w:r>
          </w:p>
        </w:tc>
        <w:tc>
          <w:tcPr>
            <w:tcW w:w="4819" w:type="dxa"/>
          </w:tcPr>
          <w:p w14:paraId="52CCCFDF"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lang w:val="it-IT"/>
              </w:rPr>
            </w:pPr>
            <w:r w:rsidRPr="0084037E">
              <w:rPr>
                <w:sz w:val="20"/>
                <w:szCs w:val="20"/>
                <w:lang w:val="it-IT"/>
              </w:rPr>
              <w:t>LLM model + version (API model string)</w:t>
            </w:r>
          </w:p>
        </w:tc>
        <w:tc>
          <w:tcPr>
            <w:cnfStyle w:val="000010000000" w:firstRow="0" w:lastRow="0" w:firstColumn="0" w:lastColumn="0" w:oddVBand="1" w:evenVBand="0" w:oddHBand="0" w:evenHBand="0" w:firstRowFirstColumn="0" w:firstRowLastColumn="0" w:lastRowFirstColumn="0" w:lastRowLastColumn="0"/>
            <w:tcW w:w="993" w:type="dxa"/>
          </w:tcPr>
          <w:p w14:paraId="5DFC8FC9" w14:textId="77777777" w:rsidR="00D16BED" w:rsidRPr="0084037E" w:rsidRDefault="00155271" w:rsidP="002D5C7F">
            <w:pPr>
              <w:pStyle w:val="Compact"/>
              <w:rPr>
                <w:sz w:val="20"/>
                <w:szCs w:val="20"/>
              </w:rPr>
            </w:pPr>
            <w:r w:rsidRPr="0084037E">
              <w:rPr>
                <w:sz w:val="20"/>
                <w:szCs w:val="20"/>
              </w:rPr>
              <w:t>free-text</w:t>
            </w:r>
          </w:p>
        </w:tc>
        <w:tc>
          <w:tcPr>
            <w:tcW w:w="1671" w:type="dxa"/>
          </w:tcPr>
          <w:p w14:paraId="4B07BF22" w14:textId="77777777" w:rsidR="00D16BED" w:rsidRPr="0084037E"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4037E">
              <w:rPr>
                <w:sz w:val="20"/>
                <w:szCs w:val="20"/>
              </w:rPr>
              <w:t>If above=Y</w:t>
            </w:r>
          </w:p>
        </w:tc>
      </w:tr>
      <w:tr w:rsidR="00D16BED" w:rsidRPr="0084037E" w14:paraId="5B13593C"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3134114F" w14:textId="77777777" w:rsidR="00D16BED" w:rsidRPr="0084037E" w:rsidRDefault="00155271" w:rsidP="002D5C7F">
            <w:pPr>
              <w:pStyle w:val="Compact"/>
              <w:rPr>
                <w:sz w:val="20"/>
                <w:szCs w:val="20"/>
              </w:rPr>
            </w:pPr>
            <w:r w:rsidRPr="0084037E">
              <w:rPr>
                <w:rStyle w:val="VerbatimChar"/>
                <w:rFonts w:ascii="Arial" w:hAnsi="Arial"/>
                <w:sz w:val="20"/>
                <w:szCs w:val="20"/>
              </w:rPr>
              <w:t>notes</w:t>
            </w:r>
          </w:p>
        </w:tc>
        <w:tc>
          <w:tcPr>
            <w:tcW w:w="4819" w:type="dxa"/>
          </w:tcPr>
          <w:p w14:paraId="51DB27D4"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Free-text notes</w:t>
            </w:r>
          </w:p>
        </w:tc>
        <w:tc>
          <w:tcPr>
            <w:cnfStyle w:val="000010000000" w:firstRow="0" w:lastRow="0" w:firstColumn="0" w:lastColumn="0" w:oddVBand="1" w:evenVBand="0" w:oddHBand="0" w:evenHBand="0" w:firstRowFirstColumn="0" w:firstRowLastColumn="0" w:lastRowFirstColumn="0" w:lastRowLastColumn="0"/>
            <w:tcW w:w="993" w:type="dxa"/>
          </w:tcPr>
          <w:p w14:paraId="0FC5DAB5" w14:textId="77777777" w:rsidR="00D16BED" w:rsidRPr="0084037E" w:rsidRDefault="00155271" w:rsidP="002D5C7F">
            <w:pPr>
              <w:pStyle w:val="Compact"/>
              <w:rPr>
                <w:sz w:val="20"/>
                <w:szCs w:val="20"/>
              </w:rPr>
            </w:pPr>
            <w:r w:rsidRPr="0084037E">
              <w:rPr>
                <w:sz w:val="20"/>
                <w:szCs w:val="20"/>
              </w:rPr>
              <w:t>free-text</w:t>
            </w:r>
          </w:p>
        </w:tc>
        <w:tc>
          <w:tcPr>
            <w:tcW w:w="1671" w:type="dxa"/>
          </w:tcPr>
          <w:p w14:paraId="7FE981A3" w14:textId="77777777" w:rsidR="00D16BED" w:rsidRPr="0084037E"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4037E">
              <w:rPr>
                <w:sz w:val="20"/>
                <w:szCs w:val="20"/>
              </w:rPr>
              <w:t>N</w:t>
            </w:r>
          </w:p>
        </w:tc>
      </w:tr>
    </w:tbl>
    <w:p w14:paraId="51E78B2E" w14:textId="77777777" w:rsidR="008567BF" w:rsidRDefault="008567BF" w:rsidP="008567BF">
      <w:bookmarkStart w:id="278" w:name="AppendixE"/>
      <w:bookmarkStart w:id="279" w:name="sec-screening-codes"/>
      <w:bookmarkEnd w:id="235"/>
      <w:bookmarkEnd w:id="277"/>
    </w:p>
    <w:p w14:paraId="04666F66" w14:textId="77777777" w:rsidR="008567BF" w:rsidRDefault="008567BF" w:rsidP="008567BF">
      <w:pPr>
        <w:sectPr w:rsidR="008567BF">
          <w:footnotePr>
            <w:numRestart w:val="eachSect"/>
          </w:footnotePr>
          <w:pgSz w:w="12240" w:h="15840"/>
          <w:pgMar w:top="1440" w:right="1440" w:bottom="1440" w:left="1440" w:header="720" w:footer="720" w:gutter="0"/>
          <w:cols w:space="720"/>
        </w:sectPr>
      </w:pPr>
    </w:p>
    <w:p w14:paraId="3D35705B" w14:textId="7E926988" w:rsidR="00D16BED" w:rsidRDefault="00155271" w:rsidP="002D5C7F">
      <w:pPr>
        <w:pStyle w:val="Heading1"/>
      </w:pPr>
      <w:bookmarkStart w:id="280" w:name="_Toc233231889"/>
      <w:r>
        <w:lastRenderedPageBreak/>
        <w:t>Appendix E</w:t>
      </w:r>
      <w:bookmarkEnd w:id="278"/>
      <w:r>
        <w:t>: Screening code list</w:t>
      </w:r>
      <w:bookmarkEnd w:id="280"/>
    </w:p>
    <w:p w14:paraId="34214275" w14:textId="77777777" w:rsidR="00D16BED" w:rsidRPr="00BA1FC0" w:rsidRDefault="00155271" w:rsidP="002D5C7F">
      <w:pPr>
        <w:pStyle w:val="FirstParagraph"/>
      </w:pPr>
      <w:r w:rsidRPr="00BA1FC0">
        <w:t>Hierarchical exclusion codes applied in order; first failing criterion is recorded:</w:t>
      </w:r>
    </w:p>
    <w:p w14:paraId="27B19040" w14:textId="77777777" w:rsidR="00D16BED" w:rsidRPr="00BA1FC0" w:rsidRDefault="00155271" w:rsidP="002D5C7F">
      <w:pPr>
        <w:pStyle w:val="Compact"/>
        <w:numPr>
          <w:ilvl w:val="0"/>
          <w:numId w:val="28"/>
        </w:numPr>
      </w:pPr>
      <w:r w:rsidRPr="00BA1FC0">
        <w:t>Population (P)</w:t>
      </w:r>
    </w:p>
    <w:p w14:paraId="53452AF7" w14:textId="77777777" w:rsidR="00D16BED" w:rsidRPr="00BA1FC0" w:rsidRDefault="00155271" w:rsidP="002D5C7F">
      <w:pPr>
        <w:pStyle w:val="Compact"/>
        <w:numPr>
          <w:ilvl w:val="0"/>
          <w:numId w:val="28"/>
        </w:numPr>
      </w:pPr>
      <w:r w:rsidRPr="00BA1FC0">
        <w:t>Study design (S)</w:t>
      </w:r>
    </w:p>
    <w:p w14:paraId="1C588DE2" w14:textId="77777777" w:rsidR="00D16BED" w:rsidRPr="00BA1FC0" w:rsidRDefault="00155271" w:rsidP="002D5C7F">
      <w:pPr>
        <w:pStyle w:val="Compact"/>
        <w:numPr>
          <w:ilvl w:val="0"/>
          <w:numId w:val="28"/>
        </w:numPr>
      </w:pPr>
      <w:r w:rsidRPr="00BA1FC0">
        <w:t>Intervention (I)</w:t>
      </w:r>
    </w:p>
    <w:p w14:paraId="4300BE0A" w14:textId="77777777" w:rsidR="00D16BED" w:rsidRPr="00BA1FC0" w:rsidRDefault="00155271" w:rsidP="002D5C7F">
      <w:pPr>
        <w:pStyle w:val="Compact"/>
        <w:numPr>
          <w:ilvl w:val="0"/>
          <w:numId w:val="28"/>
        </w:numPr>
      </w:pPr>
      <w:r w:rsidRPr="00BA1FC0">
        <w:t>Outcome (O)</w:t>
      </w:r>
    </w:p>
    <w:p w14:paraId="0745C999" w14:textId="77777777" w:rsidR="00D16BED" w:rsidRPr="00BA1FC0" w:rsidRDefault="00155271" w:rsidP="002D5C7F">
      <w:pPr>
        <w:pStyle w:val="Compact"/>
        <w:numPr>
          <w:ilvl w:val="0"/>
          <w:numId w:val="28"/>
        </w:numPr>
      </w:pPr>
      <w:r w:rsidRPr="00BA1FC0">
        <w:t>Context / geography (Geo)</w:t>
      </w:r>
    </w:p>
    <w:p w14:paraId="2AC9C4F4" w14:textId="77777777" w:rsidR="00D16BED" w:rsidRDefault="00155271" w:rsidP="002D5C7F">
      <w:pPr>
        <w:pStyle w:val="Compact"/>
        <w:numPr>
          <w:ilvl w:val="0"/>
          <w:numId w:val="28"/>
        </w:numPr>
      </w:pPr>
      <w:r w:rsidRPr="00BA1FC0">
        <w:t>Language / date (T)</w:t>
      </w:r>
    </w:p>
    <w:p w14:paraId="6A8DB84C" w14:textId="77777777" w:rsidR="008567BF" w:rsidRDefault="008567BF" w:rsidP="008567BF">
      <w:pPr>
        <w:pStyle w:val="Compact"/>
      </w:pPr>
    </w:p>
    <w:p w14:paraId="0D253442" w14:textId="77777777" w:rsidR="008567BF" w:rsidRDefault="008567BF" w:rsidP="008567BF">
      <w:pPr>
        <w:pStyle w:val="Compact"/>
        <w:sectPr w:rsidR="008567BF">
          <w:footnotePr>
            <w:numRestart w:val="eachSect"/>
          </w:footnotePr>
          <w:pgSz w:w="12240" w:h="15840"/>
          <w:pgMar w:top="1440" w:right="1440" w:bottom="1440" w:left="1440" w:header="720" w:footer="720" w:gutter="0"/>
          <w:cols w:space="720"/>
        </w:sectPr>
      </w:pPr>
    </w:p>
    <w:p w14:paraId="3C67E438" w14:textId="77777777" w:rsidR="008567BF" w:rsidRPr="00BA1FC0" w:rsidRDefault="008567BF" w:rsidP="008567BF">
      <w:pPr>
        <w:pStyle w:val="Compact"/>
      </w:pPr>
    </w:p>
    <w:p w14:paraId="49373802" w14:textId="6437D414" w:rsidR="00D16BED" w:rsidRDefault="00155271" w:rsidP="002D5C7F">
      <w:pPr>
        <w:pStyle w:val="Heading1"/>
      </w:pPr>
      <w:bookmarkStart w:id="281" w:name="AppendixF"/>
      <w:bookmarkStart w:id="282" w:name="_Toc233231890"/>
      <w:bookmarkStart w:id="283" w:name="sec-llm-prompts"/>
      <w:bookmarkEnd w:id="279"/>
      <w:r>
        <w:t>Appendix F</w:t>
      </w:r>
      <w:bookmarkEnd w:id="281"/>
      <w:r>
        <w:t>: LLM prompt templates</w:t>
      </w:r>
      <w:bookmarkEnd w:id="282"/>
    </w:p>
    <w:p w14:paraId="3050DC89" w14:textId="5D8E5745" w:rsidR="00D16BED" w:rsidRPr="00BA1FC0" w:rsidRDefault="00155271" w:rsidP="002D5C7F">
      <w:pPr>
        <w:pStyle w:val="FirstParagraph"/>
      </w:pPr>
      <w:r w:rsidRPr="00BA1FC0">
        <w:t xml:space="preserve">This appendix records the </w:t>
      </w:r>
      <w:r w:rsidRPr="00BA1FC0">
        <w:rPr>
          <w:b/>
        </w:rPr>
        <w:t>exact prompt templates</w:t>
      </w:r>
      <w:r w:rsidRPr="00BA1FC0">
        <w:t xml:space="preserve"> deployed in the single-reviewer + LLM second-screener workflow and the LLM-assisted extraction step</w:t>
      </w:r>
      <w:r w:rsidR="00FB0485">
        <w:t xml:space="preserve">. </w:t>
      </w:r>
      <w:r w:rsidRPr="00BA1FC0">
        <w:t xml:space="preserve">All prompts are versioned and stored in the project repository under </w:t>
      </w:r>
      <w:r w:rsidRPr="00BA1FC0">
        <w:rPr>
          <w:rStyle w:val="VerbatimChar"/>
          <w:rFonts w:ascii="Arial" w:hAnsi="Arial"/>
        </w:rPr>
        <w:t>/llm_prompts/&lt;phase&gt;/v&lt;n&gt;.md</w:t>
      </w:r>
      <w:r w:rsidRPr="00BA1FC0">
        <w:t>. Any deviation from these templates during M1 execution is logged in the deviation register and re-validated on the calibration set.</w:t>
      </w:r>
    </w:p>
    <w:p w14:paraId="3B111F0A" w14:textId="77777777" w:rsidR="00D16BED" w:rsidRPr="00BA1FC0" w:rsidRDefault="00155271" w:rsidP="002D5C7F">
      <w:pPr>
        <w:pStyle w:val="BodyText"/>
      </w:pPr>
      <w:r w:rsidRPr="00BA1FC0">
        <w:t xml:space="preserve">Screening operates at two levels. The database searches retrieve </w:t>
      </w:r>
      <w:r w:rsidRPr="00BA1FC0">
        <w:rPr>
          <w:b/>
        </w:rPr>
        <w:t>systematic reviews</w:t>
      </w:r>
      <w:r w:rsidRPr="00BA1FC0">
        <w:t xml:space="preserve"> (the entry points), which are screened against PICOS using the templates below; the </w:t>
      </w:r>
      <w:r w:rsidRPr="00BA1FC0">
        <w:rPr>
          <w:b/>
        </w:rPr>
        <w:t>S (study design)</w:t>
      </w:r>
      <w:r w:rsidRPr="00BA1FC0">
        <w:t xml:space="preserve"> criterion in those templates therefore requires a systematic review or meta-analysis. In </w:t>
      </w:r>
      <w:r w:rsidRPr="00BA1FC0">
        <w:rPr>
          <w:b/>
        </w:rPr>
        <w:t>both streams</w:t>
      </w:r>
      <w:r w:rsidRPr="00BA1FC0">
        <w:t>, the primary studies reached by drilling down from an included review are then screened against PICOS at the primary-study level using the same P/I/C/O criteria, with the S criterion requiring a controlled primary design (RCT or controlled quasi-experiment) sourced from an in-scope review.</w:t>
      </w:r>
    </w:p>
    <w:p w14:paraId="6299FC07" w14:textId="3DD0DE83" w:rsidR="00D16BED" w:rsidRPr="00BA1FC0" w:rsidRDefault="00155271" w:rsidP="002D5C7F">
      <w:pPr>
        <w:pStyle w:val="Heading2"/>
      </w:pPr>
      <w:bookmarkStart w:id="284" w:name="AppendixF1"/>
      <w:bookmarkStart w:id="285" w:name="_Toc233231891"/>
      <w:bookmarkStart w:id="286" w:name="f.1-model-versions-and-configuration"/>
      <w:r w:rsidRPr="00BA1FC0">
        <w:t>F.1 Model versions and configuration</w:t>
      </w:r>
      <w:bookmarkEnd w:id="284"/>
      <w:bookmarkEnd w:id="285"/>
    </w:p>
    <w:p w14:paraId="3E79E258" w14:textId="77777777" w:rsidR="00D16BED" w:rsidRPr="00BA1FC0" w:rsidRDefault="00155271" w:rsidP="002D5C7F">
      <w:pPr>
        <w:pStyle w:val="FirstParagraph"/>
      </w:pPr>
      <w:r w:rsidRPr="00BA1FC0">
        <w:t xml:space="preserve">Exact API model strings are recorded at deployment in </w:t>
      </w:r>
      <w:r w:rsidRPr="00BA1FC0">
        <w:rPr>
          <w:rStyle w:val="VerbatimChar"/>
          <w:rFonts w:ascii="Arial" w:hAnsi="Arial"/>
        </w:rPr>
        <w:t>/llm_prompts/_meta.yaml</w:t>
      </w:r>
      <w:r w:rsidRPr="00BA1FC0">
        <w:t xml:space="preserve"> and reported in the final M1 deviation register. The configuration below lists the </w:t>
      </w:r>
      <w:r w:rsidRPr="00BA1FC0">
        <w:rPr>
          <w:i/>
        </w:rPr>
        <w:t>role</w:t>
      </w:r>
      <w:r w:rsidRPr="00BA1FC0">
        <w:t xml:space="preserve"> of each model in the pipeline; the exact model identifier is substituted at the moment the search end-date is locked. As of protocol v0.2, the primary candidate is the most capable available Claude model and the replication candidate is the most capable available OpenAI model.</w:t>
      </w:r>
    </w:p>
    <w:tbl>
      <w:tblPr>
        <w:tblStyle w:val="PlainTable3"/>
        <w:tblW w:w="5000" w:type="pct"/>
        <w:tblLayout w:type="fixed"/>
        <w:tblLook w:val="0020" w:firstRow="1" w:lastRow="0" w:firstColumn="0" w:lastColumn="0" w:noHBand="0" w:noVBand="0"/>
      </w:tblPr>
      <w:tblGrid>
        <w:gridCol w:w="1242"/>
        <w:gridCol w:w="1276"/>
        <w:gridCol w:w="1418"/>
        <w:gridCol w:w="1984"/>
        <w:gridCol w:w="851"/>
        <w:gridCol w:w="734"/>
        <w:gridCol w:w="825"/>
        <w:gridCol w:w="1246"/>
      </w:tblGrid>
      <w:tr w:rsidR="00D16BED" w:rsidRPr="008567BF" w14:paraId="51816B07" w14:textId="77777777" w:rsidTr="008567B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61B0C4B" w14:textId="75C6082E" w:rsidR="00D16BED" w:rsidRPr="008567BF" w:rsidRDefault="008567BF" w:rsidP="002D5C7F">
            <w:pPr>
              <w:pStyle w:val="Compact"/>
              <w:rPr>
                <w:sz w:val="20"/>
                <w:szCs w:val="20"/>
              </w:rPr>
            </w:pPr>
            <w:r w:rsidRPr="008567BF">
              <w:rPr>
                <w:caps w:val="0"/>
                <w:sz w:val="20"/>
                <w:szCs w:val="20"/>
              </w:rPr>
              <w:t>Phase</w:t>
            </w:r>
          </w:p>
        </w:tc>
        <w:tc>
          <w:tcPr>
            <w:tcW w:w="1276" w:type="dxa"/>
          </w:tcPr>
          <w:p w14:paraId="7810568A" w14:textId="62ED86FD" w:rsidR="00D16BED" w:rsidRPr="008567BF"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567BF">
              <w:rPr>
                <w:caps w:val="0"/>
                <w:sz w:val="20"/>
                <w:szCs w:val="20"/>
              </w:rPr>
              <w:t>Role</w:t>
            </w:r>
          </w:p>
        </w:tc>
        <w:tc>
          <w:tcPr>
            <w:cnfStyle w:val="000010000000" w:firstRow="0" w:lastRow="0" w:firstColumn="0" w:lastColumn="0" w:oddVBand="1" w:evenVBand="0" w:oddHBand="0" w:evenHBand="0" w:firstRowFirstColumn="0" w:firstRowLastColumn="0" w:lastRowFirstColumn="0" w:lastRowLastColumn="0"/>
            <w:tcW w:w="1418" w:type="dxa"/>
          </w:tcPr>
          <w:p w14:paraId="24AB54A0" w14:textId="08885DF6" w:rsidR="00D16BED" w:rsidRPr="008567BF" w:rsidRDefault="008567BF" w:rsidP="002D5C7F">
            <w:pPr>
              <w:pStyle w:val="Compact"/>
              <w:rPr>
                <w:sz w:val="20"/>
                <w:szCs w:val="20"/>
              </w:rPr>
            </w:pPr>
            <w:r w:rsidRPr="008567BF">
              <w:rPr>
                <w:caps w:val="0"/>
                <w:sz w:val="20"/>
                <w:szCs w:val="20"/>
              </w:rPr>
              <w:t>Primary Candidate (May 2026)</w:t>
            </w:r>
          </w:p>
        </w:tc>
        <w:tc>
          <w:tcPr>
            <w:tcW w:w="1984" w:type="dxa"/>
          </w:tcPr>
          <w:p w14:paraId="1994A340" w14:textId="18151E7E" w:rsidR="00D16BED" w:rsidRPr="008567BF"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567BF">
              <w:rPr>
                <w:caps w:val="0"/>
                <w:sz w:val="20"/>
                <w:szCs w:val="20"/>
              </w:rPr>
              <w:t>Replication Candidate</w:t>
            </w:r>
          </w:p>
        </w:tc>
        <w:tc>
          <w:tcPr>
            <w:cnfStyle w:val="000010000000" w:firstRow="0" w:lastRow="0" w:firstColumn="0" w:lastColumn="0" w:oddVBand="1" w:evenVBand="0" w:oddHBand="0" w:evenHBand="0" w:firstRowFirstColumn="0" w:firstRowLastColumn="0" w:lastRowFirstColumn="0" w:lastRowLastColumn="0"/>
            <w:tcW w:w="851" w:type="dxa"/>
          </w:tcPr>
          <w:p w14:paraId="3E2B65B4" w14:textId="07AD14D2" w:rsidR="00D16BED" w:rsidRPr="008567BF" w:rsidRDefault="008567BF" w:rsidP="002D5C7F">
            <w:pPr>
              <w:pStyle w:val="Compact"/>
              <w:rPr>
                <w:sz w:val="20"/>
                <w:szCs w:val="20"/>
              </w:rPr>
            </w:pPr>
            <w:r w:rsidRPr="008567BF">
              <w:rPr>
                <w:caps w:val="0"/>
                <w:sz w:val="20"/>
                <w:szCs w:val="20"/>
              </w:rPr>
              <w:t>Temperature</w:t>
            </w:r>
          </w:p>
        </w:tc>
        <w:tc>
          <w:tcPr>
            <w:tcW w:w="734" w:type="dxa"/>
          </w:tcPr>
          <w:p w14:paraId="05CBDB0E" w14:textId="45A1E875" w:rsidR="00D16BED" w:rsidRPr="008567BF"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567BF">
              <w:rPr>
                <w:caps w:val="0"/>
                <w:sz w:val="20"/>
                <w:szCs w:val="20"/>
              </w:rPr>
              <w:t>Top-P</w:t>
            </w:r>
          </w:p>
        </w:tc>
        <w:tc>
          <w:tcPr>
            <w:cnfStyle w:val="000010000000" w:firstRow="0" w:lastRow="0" w:firstColumn="0" w:lastColumn="0" w:oddVBand="1" w:evenVBand="0" w:oddHBand="0" w:evenHBand="0" w:firstRowFirstColumn="0" w:firstRowLastColumn="0" w:lastRowFirstColumn="0" w:lastRowLastColumn="0"/>
            <w:tcW w:w="825" w:type="dxa"/>
          </w:tcPr>
          <w:p w14:paraId="26251601" w14:textId="4552F56A" w:rsidR="00D16BED" w:rsidRPr="008567BF" w:rsidRDefault="008567BF" w:rsidP="002D5C7F">
            <w:pPr>
              <w:pStyle w:val="Compact"/>
              <w:rPr>
                <w:sz w:val="20"/>
                <w:szCs w:val="20"/>
              </w:rPr>
            </w:pPr>
            <w:r w:rsidRPr="008567BF">
              <w:rPr>
                <w:caps w:val="0"/>
                <w:sz w:val="20"/>
                <w:szCs w:val="20"/>
              </w:rPr>
              <w:t>Seed</w:t>
            </w:r>
          </w:p>
        </w:tc>
        <w:tc>
          <w:tcPr>
            <w:tcW w:w="1246" w:type="dxa"/>
          </w:tcPr>
          <w:p w14:paraId="393FE93C" w14:textId="3172C5A0" w:rsidR="00D16BED" w:rsidRPr="008567BF" w:rsidRDefault="008567BF" w:rsidP="002D5C7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8567BF">
              <w:rPr>
                <w:caps w:val="0"/>
                <w:sz w:val="20"/>
                <w:szCs w:val="20"/>
              </w:rPr>
              <w:t>Max Tokens (Out)</w:t>
            </w:r>
          </w:p>
        </w:tc>
      </w:tr>
      <w:tr w:rsidR="00D16BED" w:rsidRPr="008567BF" w14:paraId="46C773AD"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BF16CF6" w14:textId="77777777" w:rsidR="00D16BED" w:rsidRPr="008567BF" w:rsidRDefault="00155271" w:rsidP="002D5C7F">
            <w:pPr>
              <w:pStyle w:val="Compact"/>
              <w:rPr>
                <w:sz w:val="20"/>
                <w:szCs w:val="20"/>
              </w:rPr>
            </w:pPr>
            <w:r w:rsidRPr="008567BF">
              <w:rPr>
                <w:sz w:val="20"/>
                <w:szCs w:val="20"/>
              </w:rPr>
              <w:t>T/A screening</w:t>
            </w:r>
          </w:p>
        </w:tc>
        <w:tc>
          <w:tcPr>
            <w:tcW w:w="1276" w:type="dxa"/>
          </w:tcPr>
          <w:p w14:paraId="5FAE0549"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Bulk second-screener</w:t>
            </w:r>
          </w:p>
        </w:tc>
        <w:tc>
          <w:tcPr>
            <w:cnfStyle w:val="000010000000" w:firstRow="0" w:lastRow="0" w:firstColumn="0" w:lastColumn="0" w:oddVBand="1" w:evenVBand="0" w:oddHBand="0" w:evenHBand="0" w:firstRowFirstColumn="0" w:firstRowLastColumn="0" w:lastRowFirstColumn="0" w:lastRowLastColumn="0"/>
            <w:tcW w:w="1418" w:type="dxa"/>
          </w:tcPr>
          <w:p w14:paraId="032FFB2F" w14:textId="77777777" w:rsidR="00D16BED" w:rsidRPr="008567BF" w:rsidRDefault="00155271" w:rsidP="002D5C7F">
            <w:pPr>
              <w:pStyle w:val="Compact"/>
              <w:rPr>
                <w:sz w:val="20"/>
                <w:szCs w:val="20"/>
              </w:rPr>
            </w:pPr>
            <w:r w:rsidRPr="008567BF">
              <w:rPr>
                <w:sz w:val="20"/>
                <w:szCs w:val="20"/>
              </w:rPr>
              <w:t>latest Claude flagship</w:t>
            </w:r>
          </w:p>
        </w:tc>
        <w:tc>
          <w:tcPr>
            <w:tcW w:w="1984" w:type="dxa"/>
          </w:tcPr>
          <w:p w14:paraId="3492E791"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latest OpenAI flagship</w:t>
            </w:r>
          </w:p>
        </w:tc>
        <w:tc>
          <w:tcPr>
            <w:cnfStyle w:val="000010000000" w:firstRow="0" w:lastRow="0" w:firstColumn="0" w:lastColumn="0" w:oddVBand="1" w:evenVBand="0" w:oddHBand="0" w:evenHBand="0" w:firstRowFirstColumn="0" w:firstRowLastColumn="0" w:lastRowFirstColumn="0" w:lastRowLastColumn="0"/>
            <w:tcW w:w="851" w:type="dxa"/>
          </w:tcPr>
          <w:p w14:paraId="5C192514" w14:textId="77777777" w:rsidR="00D16BED" w:rsidRPr="008567BF" w:rsidRDefault="00155271" w:rsidP="002D5C7F">
            <w:pPr>
              <w:pStyle w:val="Compact"/>
              <w:rPr>
                <w:sz w:val="20"/>
                <w:szCs w:val="20"/>
              </w:rPr>
            </w:pPr>
            <w:r w:rsidRPr="008567BF">
              <w:rPr>
                <w:sz w:val="20"/>
                <w:szCs w:val="20"/>
              </w:rPr>
              <w:t>0.0</w:t>
            </w:r>
          </w:p>
        </w:tc>
        <w:tc>
          <w:tcPr>
            <w:tcW w:w="734" w:type="dxa"/>
          </w:tcPr>
          <w:p w14:paraId="4B3AA50C"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1.0</w:t>
            </w:r>
          </w:p>
        </w:tc>
        <w:tc>
          <w:tcPr>
            <w:cnfStyle w:val="000010000000" w:firstRow="0" w:lastRow="0" w:firstColumn="0" w:lastColumn="0" w:oddVBand="1" w:evenVBand="0" w:oddHBand="0" w:evenHBand="0" w:firstRowFirstColumn="0" w:firstRowLastColumn="0" w:lastRowFirstColumn="0" w:lastRowLastColumn="0"/>
            <w:tcW w:w="825" w:type="dxa"/>
          </w:tcPr>
          <w:p w14:paraId="71ECDA22" w14:textId="77777777" w:rsidR="00D16BED" w:rsidRPr="008567BF" w:rsidRDefault="00155271" w:rsidP="002D5C7F">
            <w:pPr>
              <w:pStyle w:val="Compact"/>
              <w:rPr>
                <w:sz w:val="20"/>
                <w:szCs w:val="20"/>
              </w:rPr>
            </w:pPr>
            <w:r w:rsidRPr="008567BF">
              <w:rPr>
                <w:sz w:val="20"/>
                <w:szCs w:val="20"/>
              </w:rPr>
              <w:t xml:space="preserve">fixed </w:t>
            </w:r>
            <w:r w:rsidRPr="008567BF">
              <w:rPr>
                <w:rStyle w:val="VerbatimChar"/>
                <w:rFonts w:ascii="Arial" w:hAnsi="Arial"/>
                <w:sz w:val="20"/>
                <w:szCs w:val="20"/>
              </w:rPr>
              <w:t>42</w:t>
            </w:r>
          </w:p>
        </w:tc>
        <w:tc>
          <w:tcPr>
            <w:tcW w:w="1246" w:type="dxa"/>
          </w:tcPr>
          <w:p w14:paraId="0BC148AE"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256</w:t>
            </w:r>
          </w:p>
        </w:tc>
      </w:tr>
      <w:tr w:rsidR="00D16BED" w:rsidRPr="008567BF" w14:paraId="0A143380" w14:textId="77777777" w:rsidTr="008567BF">
        <w:tc>
          <w:tcPr>
            <w:cnfStyle w:val="000010000000" w:firstRow="0" w:lastRow="0" w:firstColumn="0" w:lastColumn="0" w:oddVBand="1" w:evenVBand="0" w:oddHBand="0" w:evenHBand="0" w:firstRowFirstColumn="0" w:firstRowLastColumn="0" w:lastRowFirstColumn="0" w:lastRowLastColumn="0"/>
            <w:tcW w:w="1242" w:type="dxa"/>
          </w:tcPr>
          <w:p w14:paraId="0A0985EE" w14:textId="77777777" w:rsidR="00D16BED" w:rsidRPr="008567BF" w:rsidRDefault="00155271" w:rsidP="002D5C7F">
            <w:pPr>
              <w:pStyle w:val="Compact"/>
              <w:rPr>
                <w:sz w:val="20"/>
                <w:szCs w:val="20"/>
              </w:rPr>
            </w:pPr>
            <w:r w:rsidRPr="008567BF">
              <w:rPr>
                <w:sz w:val="20"/>
                <w:szCs w:val="20"/>
              </w:rPr>
              <w:t>Full-text screening</w:t>
            </w:r>
          </w:p>
        </w:tc>
        <w:tc>
          <w:tcPr>
            <w:tcW w:w="1276" w:type="dxa"/>
          </w:tcPr>
          <w:p w14:paraId="17B0E8A5"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Bulk second-screener</w:t>
            </w:r>
          </w:p>
        </w:tc>
        <w:tc>
          <w:tcPr>
            <w:cnfStyle w:val="000010000000" w:firstRow="0" w:lastRow="0" w:firstColumn="0" w:lastColumn="0" w:oddVBand="1" w:evenVBand="0" w:oddHBand="0" w:evenHBand="0" w:firstRowFirstColumn="0" w:firstRowLastColumn="0" w:lastRowFirstColumn="0" w:lastRowLastColumn="0"/>
            <w:tcW w:w="1418" w:type="dxa"/>
          </w:tcPr>
          <w:p w14:paraId="675B0176" w14:textId="77777777" w:rsidR="00D16BED" w:rsidRPr="008567BF" w:rsidRDefault="00155271" w:rsidP="002D5C7F">
            <w:pPr>
              <w:pStyle w:val="Compact"/>
              <w:rPr>
                <w:sz w:val="20"/>
                <w:szCs w:val="20"/>
              </w:rPr>
            </w:pPr>
            <w:r w:rsidRPr="008567BF">
              <w:rPr>
                <w:sz w:val="20"/>
                <w:szCs w:val="20"/>
              </w:rPr>
              <w:t>latest Claude flagship</w:t>
            </w:r>
          </w:p>
        </w:tc>
        <w:tc>
          <w:tcPr>
            <w:tcW w:w="1984" w:type="dxa"/>
          </w:tcPr>
          <w:p w14:paraId="2A146A87"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latest OpenAI flagship</w:t>
            </w:r>
          </w:p>
        </w:tc>
        <w:tc>
          <w:tcPr>
            <w:cnfStyle w:val="000010000000" w:firstRow="0" w:lastRow="0" w:firstColumn="0" w:lastColumn="0" w:oddVBand="1" w:evenVBand="0" w:oddHBand="0" w:evenHBand="0" w:firstRowFirstColumn="0" w:firstRowLastColumn="0" w:lastRowFirstColumn="0" w:lastRowLastColumn="0"/>
            <w:tcW w:w="851" w:type="dxa"/>
          </w:tcPr>
          <w:p w14:paraId="1AFCEC1A" w14:textId="77777777" w:rsidR="00D16BED" w:rsidRPr="008567BF" w:rsidRDefault="00155271" w:rsidP="002D5C7F">
            <w:pPr>
              <w:pStyle w:val="Compact"/>
              <w:rPr>
                <w:sz w:val="20"/>
                <w:szCs w:val="20"/>
              </w:rPr>
            </w:pPr>
            <w:r w:rsidRPr="008567BF">
              <w:rPr>
                <w:sz w:val="20"/>
                <w:szCs w:val="20"/>
              </w:rPr>
              <w:t>0.0</w:t>
            </w:r>
          </w:p>
        </w:tc>
        <w:tc>
          <w:tcPr>
            <w:tcW w:w="734" w:type="dxa"/>
          </w:tcPr>
          <w:p w14:paraId="2ED06E6E"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1.0</w:t>
            </w:r>
          </w:p>
        </w:tc>
        <w:tc>
          <w:tcPr>
            <w:cnfStyle w:val="000010000000" w:firstRow="0" w:lastRow="0" w:firstColumn="0" w:lastColumn="0" w:oddVBand="1" w:evenVBand="0" w:oddHBand="0" w:evenHBand="0" w:firstRowFirstColumn="0" w:firstRowLastColumn="0" w:lastRowFirstColumn="0" w:lastRowLastColumn="0"/>
            <w:tcW w:w="825" w:type="dxa"/>
          </w:tcPr>
          <w:p w14:paraId="21C9D991" w14:textId="77777777" w:rsidR="00D16BED" w:rsidRPr="008567BF" w:rsidRDefault="00155271" w:rsidP="002D5C7F">
            <w:pPr>
              <w:pStyle w:val="Compact"/>
              <w:rPr>
                <w:sz w:val="20"/>
                <w:szCs w:val="20"/>
              </w:rPr>
            </w:pPr>
            <w:r w:rsidRPr="008567BF">
              <w:rPr>
                <w:rStyle w:val="VerbatimChar"/>
                <w:rFonts w:ascii="Arial" w:hAnsi="Arial"/>
                <w:sz w:val="20"/>
                <w:szCs w:val="20"/>
              </w:rPr>
              <w:t>42</w:t>
            </w:r>
          </w:p>
        </w:tc>
        <w:tc>
          <w:tcPr>
            <w:tcW w:w="1246" w:type="dxa"/>
          </w:tcPr>
          <w:p w14:paraId="5420CDFB"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1024</w:t>
            </w:r>
          </w:p>
        </w:tc>
      </w:tr>
      <w:tr w:rsidR="00D16BED" w:rsidRPr="008567BF" w14:paraId="71D8227F" w14:textId="77777777" w:rsidTr="008567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444368DF" w14:textId="77777777" w:rsidR="00D16BED" w:rsidRPr="008567BF" w:rsidRDefault="00155271" w:rsidP="002D5C7F">
            <w:pPr>
              <w:pStyle w:val="Compact"/>
              <w:rPr>
                <w:sz w:val="20"/>
                <w:szCs w:val="20"/>
              </w:rPr>
            </w:pPr>
            <w:r w:rsidRPr="008567BF">
              <w:rPr>
                <w:sz w:val="20"/>
                <w:szCs w:val="20"/>
              </w:rPr>
              <w:t>Extraction</w:t>
            </w:r>
          </w:p>
        </w:tc>
        <w:tc>
          <w:tcPr>
            <w:tcW w:w="1276" w:type="dxa"/>
          </w:tcPr>
          <w:p w14:paraId="1E5EB2B2"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Primary extractor for non-quantitative fields</w:t>
            </w:r>
          </w:p>
        </w:tc>
        <w:tc>
          <w:tcPr>
            <w:cnfStyle w:val="000010000000" w:firstRow="0" w:lastRow="0" w:firstColumn="0" w:lastColumn="0" w:oddVBand="1" w:evenVBand="0" w:oddHBand="0" w:evenHBand="0" w:firstRowFirstColumn="0" w:firstRowLastColumn="0" w:lastRowFirstColumn="0" w:lastRowLastColumn="0"/>
            <w:tcW w:w="1418" w:type="dxa"/>
          </w:tcPr>
          <w:p w14:paraId="31E72313" w14:textId="77777777" w:rsidR="00D16BED" w:rsidRPr="008567BF" w:rsidRDefault="00155271" w:rsidP="002D5C7F">
            <w:pPr>
              <w:pStyle w:val="Compact"/>
              <w:rPr>
                <w:sz w:val="20"/>
                <w:szCs w:val="20"/>
              </w:rPr>
            </w:pPr>
            <w:r w:rsidRPr="008567BF">
              <w:rPr>
                <w:sz w:val="20"/>
                <w:szCs w:val="20"/>
              </w:rPr>
              <w:t>latest Claude flagship</w:t>
            </w:r>
          </w:p>
        </w:tc>
        <w:tc>
          <w:tcPr>
            <w:tcW w:w="1984" w:type="dxa"/>
          </w:tcPr>
          <w:p w14:paraId="10AA0C22"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latest OpenAI flagship</w:t>
            </w:r>
          </w:p>
        </w:tc>
        <w:tc>
          <w:tcPr>
            <w:cnfStyle w:val="000010000000" w:firstRow="0" w:lastRow="0" w:firstColumn="0" w:lastColumn="0" w:oddVBand="1" w:evenVBand="0" w:oddHBand="0" w:evenHBand="0" w:firstRowFirstColumn="0" w:firstRowLastColumn="0" w:lastRowFirstColumn="0" w:lastRowLastColumn="0"/>
            <w:tcW w:w="851" w:type="dxa"/>
          </w:tcPr>
          <w:p w14:paraId="2728F5F8" w14:textId="77777777" w:rsidR="00D16BED" w:rsidRPr="008567BF" w:rsidRDefault="00155271" w:rsidP="002D5C7F">
            <w:pPr>
              <w:pStyle w:val="Compact"/>
              <w:rPr>
                <w:sz w:val="20"/>
                <w:szCs w:val="20"/>
              </w:rPr>
            </w:pPr>
            <w:r w:rsidRPr="008567BF">
              <w:rPr>
                <w:sz w:val="20"/>
                <w:szCs w:val="20"/>
              </w:rPr>
              <w:t>0.0</w:t>
            </w:r>
          </w:p>
        </w:tc>
        <w:tc>
          <w:tcPr>
            <w:tcW w:w="734" w:type="dxa"/>
          </w:tcPr>
          <w:p w14:paraId="38F33F21"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1.0</w:t>
            </w:r>
          </w:p>
        </w:tc>
        <w:tc>
          <w:tcPr>
            <w:cnfStyle w:val="000010000000" w:firstRow="0" w:lastRow="0" w:firstColumn="0" w:lastColumn="0" w:oddVBand="1" w:evenVBand="0" w:oddHBand="0" w:evenHBand="0" w:firstRowFirstColumn="0" w:firstRowLastColumn="0" w:lastRowFirstColumn="0" w:lastRowLastColumn="0"/>
            <w:tcW w:w="825" w:type="dxa"/>
          </w:tcPr>
          <w:p w14:paraId="2B8E143B" w14:textId="77777777" w:rsidR="00D16BED" w:rsidRPr="008567BF" w:rsidRDefault="00155271" w:rsidP="002D5C7F">
            <w:pPr>
              <w:pStyle w:val="Compact"/>
              <w:rPr>
                <w:sz w:val="20"/>
                <w:szCs w:val="20"/>
              </w:rPr>
            </w:pPr>
            <w:r w:rsidRPr="008567BF">
              <w:rPr>
                <w:rStyle w:val="VerbatimChar"/>
                <w:rFonts w:ascii="Arial" w:hAnsi="Arial"/>
                <w:sz w:val="20"/>
                <w:szCs w:val="20"/>
              </w:rPr>
              <w:t>42</w:t>
            </w:r>
          </w:p>
        </w:tc>
        <w:tc>
          <w:tcPr>
            <w:tcW w:w="1246" w:type="dxa"/>
          </w:tcPr>
          <w:p w14:paraId="01F6773D" w14:textId="77777777" w:rsidR="00D16BED" w:rsidRPr="008567BF" w:rsidRDefault="00155271" w:rsidP="002D5C7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8567BF">
              <w:rPr>
                <w:sz w:val="20"/>
                <w:szCs w:val="20"/>
              </w:rPr>
              <w:t>4096</w:t>
            </w:r>
          </w:p>
        </w:tc>
      </w:tr>
      <w:tr w:rsidR="00D16BED" w:rsidRPr="008567BF" w14:paraId="2DDF2E92" w14:textId="77777777" w:rsidTr="008567BF">
        <w:tc>
          <w:tcPr>
            <w:cnfStyle w:val="000010000000" w:firstRow="0" w:lastRow="0" w:firstColumn="0" w:lastColumn="0" w:oddVBand="1" w:evenVBand="0" w:oddHBand="0" w:evenHBand="0" w:firstRowFirstColumn="0" w:firstRowLastColumn="0" w:lastRowFirstColumn="0" w:lastRowLastColumn="0"/>
            <w:tcW w:w="1242" w:type="dxa"/>
          </w:tcPr>
          <w:p w14:paraId="61F92AC7" w14:textId="77777777" w:rsidR="00D16BED" w:rsidRPr="008567BF" w:rsidRDefault="00155271" w:rsidP="002D5C7F">
            <w:pPr>
              <w:pStyle w:val="Compact"/>
              <w:rPr>
                <w:sz w:val="20"/>
                <w:szCs w:val="20"/>
              </w:rPr>
            </w:pPr>
            <w:r w:rsidRPr="008567BF">
              <w:rPr>
                <w:sz w:val="20"/>
                <w:szCs w:val="20"/>
              </w:rPr>
              <w:t>Verbatim-span check</w:t>
            </w:r>
          </w:p>
        </w:tc>
        <w:tc>
          <w:tcPr>
            <w:tcW w:w="1276" w:type="dxa"/>
          </w:tcPr>
          <w:p w14:paraId="222AA5A9"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Verification function</w:t>
            </w:r>
          </w:p>
        </w:tc>
        <w:tc>
          <w:tcPr>
            <w:cnfStyle w:val="000010000000" w:firstRow="0" w:lastRow="0" w:firstColumn="0" w:lastColumn="0" w:oddVBand="1" w:evenVBand="0" w:oddHBand="0" w:evenHBand="0" w:firstRowFirstColumn="0" w:firstRowLastColumn="0" w:lastRowFirstColumn="0" w:lastRowLastColumn="0"/>
            <w:tcW w:w="1418" w:type="dxa"/>
          </w:tcPr>
          <w:p w14:paraId="26B81B9F" w14:textId="77777777" w:rsidR="00D16BED" w:rsidRPr="008567BF" w:rsidRDefault="00155271" w:rsidP="002D5C7F">
            <w:pPr>
              <w:pStyle w:val="Compact"/>
              <w:rPr>
                <w:sz w:val="20"/>
                <w:szCs w:val="20"/>
              </w:rPr>
            </w:pPr>
            <w:r w:rsidRPr="008567BF">
              <w:rPr>
                <w:sz w:val="20"/>
                <w:szCs w:val="20"/>
              </w:rPr>
              <w:t>Claude mid-tier (cost-optimised)</w:t>
            </w:r>
          </w:p>
        </w:tc>
        <w:tc>
          <w:tcPr>
            <w:tcW w:w="1984" w:type="dxa"/>
          </w:tcPr>
          <w:p w14:paraId="68F9DA86"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n/a</w:t>
            </w:r>
          </w:p>
        </w:tc>
        <w:tc>
          <w:tcPr>
            <w:cnfStyle w:val="000010000000" w:firstRow="0" w:lastRow="0" w:firstColumn="0" w:lastColumn="0" w:oddVBand="1" w:evenVBand="0" w:oddHBand="0" w:evenHBand="0" w:firstRowFirstColumn="0" w:firstRowLastColumn="0" w:lastRowFirstColumn="0" w:lastRowLastColumn="0"/>
            <w:tcW w:w="851" w:type="dxa"/>
          </w:tcPr>
          <w:p w14:paraId="0CBAB1D1" w14:textId="77777777" w:rsidR="00D16BED" w:rsidRPr="008567BF" w:rsidRDefault="00155271" w:rsidP="002D5C7F">
            <w:pPr>
              <w:pStyle w:val="Compact"/>
              <w:rPr>
                <w:sz w:val="20"/>
                <w:szCs w:val="20"/>
              </w:rPr>
            </w:pPr>
            <w:r w:rsidRPr="008567BF">
              <w:rPr>
                <w:sz w:val="20"/>
                <w:szCs w:val="20"/>
              </w:rPr>
              <w:t>0.0</w:t>
            </w:r>
          </w:p>
        </w:tc>
        <w:tc>
          <w:tcPr>
            <w:tcW w:w="734" w:type="dxa"/>
          </w:tcPr>
          <w:p w14:paraId="24C88103"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1.0</w:t>
            </w:r>
          </w:p>
        </w:tc>
        <w:tc>
          <w:tcPr>
            <w:cnfStyle w:val="000010000000" w:firstRow="0" w:lastRow="0" w:firstColumn="0" w:lastColumn="0" w:oddVBand="1" w:evenVBand="0" w:oddHBand="0" w:evenHBand="0" w:firstRowFirstColumn="0" w:firstRowLastColumn="0" w:lastRowFirstColumn="0" w:lastRowLastColumn="0"/>
            <w:tcW w:w="825" w:type="dxa"/>
          </w:tcPr>
          <w:p w14:paraId="541B0740" w14:textId="77777777" w:rsidR="00D16BED" w:rsidRPr="008567BF" w:rsidRDefault="00155271" w:rsidP="002D5C7F">
            <w:pPr>
              <w:pStyle w:val="Compact"/>
              <w:rPr>
                <w:sz w:val="20"/>
                <w:szCs w:val="20"/>
              </w:rPr>
            </w:pPr>
            <w:r w:rsidRPr="008567BF">
              <w:rPr>
                <w:rStyle w:val="VerbatimChar"/>
                <w:rFonts w:ascii="Arial" w:hAnsi="Arial"/>
                <w:sz w:val="20"/>
                <w:szCs w:val="20"/>
              </w:rPr>
              <w:t>42</w:t>
            </w:r>
          </w:p>
        </w:tc>
        <w:tc>
          <w:tcPr>
            <w:tcW w:w="1246" w:type="dxa"/>
          </w:tcPr>
          <w:p w14:paraId="3B413F63" w14:textId="77777777" w:rsidR="00D16BED" w:rsidRPr="008567BF" w:rsidRDefault="00155271" w:rsidP="002D5C7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8567BF">
              <w:rPr>
                <w:sz w:val="20"/>
                <w:szCs w:val="20"/>
              </w:rPr>
              <w:t>512</w:t>
            </w:r>
          </w:p>
        </w:tc>
      </w:tr>
    </w:tbl>
    <w:p w14:paraId="5BC599A9" w14:textId="06AD53CB" w:rsidR="00D16BED" w:rsidRPr="00BA1FC0" w:rsidRDefault="00155271" w:rsidP="002D5C7F">
      <w:pPr>
        <w:pStyle w:val="BodyText"/>
      </w:pPr>
      <w:r w:rsidRPr="00BA1FC0">
        <w:lastRenderedPageBreak/>
        <w:t xml:space="preserve">Each record at each phase is run </w:t>
      </w:r>
      <w:r w:rsidRPr="00BA1FC0">
        <w:rPr>
          <w:b/>
        </w:rPr>
        <w:t>three times</w:t>
      </w:r>
      <w:r w:rsidRPr="00BA1FC0">
        <w:t xml:space="preserve"> with three paraphrased prompts (k=3); the </w:t>
      </w:r>
      <w:r w:rsidRPr="00BA1FC0">
        <w:rPr>
          <w:b/>
        </w:rPr>
        <w:t>majority vote</w:t>
      </w:r>
      <w:r w:rsidRPr="00BA1FC0">
        <w:t xml:space="preserve"> is the LLM decision. Disagreement between any of the three runs is flagged as </w:t>
      </w:r>
      <w:r w:rsidRPr="00BA1FC0">
        <w:rPr>
          <w:rStyle w:val="VerbatimChar"/>
          <w:rFonts w:ascii="Arial" w:hAnsi="Arial"/>
        </w:rPr>
        <w:t>LLM_uncertain</w:t>
      </w:r>
      <w:r w:rsidRPr="00BA1FC0">
        <w:t xml:space="preserve"> and routed to the screening </w:t>
      </w:r>
      <w:r w:rsidR="008567BF">
        <w:t>reviewer</w:t>
      </w:r>
      <w:r w:rsidRPr="00BA1FC0">
        <w:t xml:space="preserve"> regardless of the primary reviewer’s own initial decision.</w:t>
      </w:r>
    </w:p>
    <w:p w14:paraId="650E790E" w14:textId="6182AAC5" w:rsidR="00D16BED" w:rsidRPr="00BA1FC0" w:rsidRDefault="00155271" w:rsidP="002D5C7F">
      <w:pPr>
        <w:pStyle w:val="Heading2"/>
      </w:pPr>
      <w:bookmarkStart w:id="287" w:name="_Toc233231892"/>
      <w:bookmarkStart w:id="288" w:name="AppendixF2"/>
      <w:bookmarkStart w:id="289" w:name="Xd9a49b78bb6a7f8002ebaaa803eb3e2a431f9ba"/>
      <w:bookmarkEnd w:id="286"/>
      <w:r w:rsidRPr="00BA1FC0">
        <w:t>F.2 Title/abstract screening prompt</w:t>
      </w:r>
      <w:bookmarkEnd w:id="287"/>
      <w:r w:rsidRPr="00BA1FC0">
        <w:t xml:space="preserve"> </w:t>
      </w:r>
      <w:bookmarkEnd w:id="288"/>
    </w:p>
    <w:p w14:paraId="73C92426" w14:textId="77777777" w:rsidR="00D16BED" w:rsidRPr="00BA1FC0" w:rsidRDefault="00155271" w:rsidP="002D5C7F">
      <w:pPr>
        <w:pStyle w:val="SourceCode"/>
      </w:pPr>
      <w:r w:rsidRPr="00BA1FC0">
        <w:rPr>
          <w:rStyle w:val="VerbatimChar"/>
          <w:rFonts w:ascii="Arial" w:hAnsi="Arial"/>
        </w:rPr>
        <w:t>SYSTEM</w:t>
      </w:r>
      <w:r w:rsidRPr="00BA1FC0">
        <w:br/>
      </w:r>
      <w:r w:rsidRPr="00BA1FC0">
        <w:rPr>
          <w:rStyle w:val="VerbatimChar"/>
          <w:rFonts w:ascii="Arial" w:hAnsi="Arial"/>
        </w:rPr>
        <w:t>You are a methodical screener for a rapid systematic review on</w:t>
      </w:r>
      <w:r w:rsidRPr="00BA1FC0">
        <w:br/>
      </w:r>
      <w:r w:rsidRPr="00BA1FC0">
        <w:rPr>
          <w:rStyle w:val="VerbatimChar"/>
          <w:rFonts w:ascii="Arial" w:hAnsi="Arial"/>
        </w:rPr>
        <w:t>ultra-low-cost psychological interventions for depression in</w:t>
      </w:r>
      <w:r w:rsidRPr="00BA1FC0">
        <w:br/>
      </w:r>
      <w:r w:rsidRPr="00BA1FC0">
        <w:rPr>
          <w:rStyle w:val="VerbatimChar"/>
          <w:rFonts w:ascii="Arial" w:hAnsi="Arial"/>
        </w:rPr>
        <w:t>low- and middle-income countries (LMICs). You return JSON only.</w:t>
      </w:r>
      <w:r w:rsidRPr="00BA1FC0">
        <w:br/>
      </w:r>
      <w:r w:rsidRPr="00BA1FC0">
        <w:rPr>
          <w:rStyle w:val="VerbatimChar"/>
          <w:rFonts w:ascii="Arial" w:hAnsi="Arial"/>
        </w:rPr>
        <w:t>You never speculate. If a criterion cannot be determined from the</w:t>
      </w:r>
      <w:r w:rsidRPr="00BA1FC0">
        <w:br/>
      </w:r>
      <w:r w:rsidRPr="00BA1FC0">
        <w:rPr>
          <w:rStyle w:val="VerbatimChar"/>
          <w:rFonts w:ascii="Arial" w:hAnsi="Arial"/>
        </w:rPr>
        <w:t>title and abstract alone, you record it as "unclear" and the overall</w:t>
      </w:r>
      <w:r w:rsidRPr="00BA1FC0">
        <w:br/>
      </w:r>
      <w:r w:rsidRPr="00BA1FC0">
        <w:rPr>
          <w:rStyle w:val="VerbatimChar"/>
          <w:rFonts w:ascii="Arial" w:hAnsi="Arial"/>
        </w:rPr>
        <w:t>decision MUST be "include".</w:t>
      </w:r>
      <w:r w:rsidRPr="00BA1FC0">
        <w:br/>
      </w:r>
      <w:r w:rsidRPr="00BA1FC0">
        <w:br/>
      </w:r>
      <w:r w:rsidRPr="00BA1FC0">
        <w:rPr>
          <w:rStyle w:val="VerbatimChar"/>
          <w:rFonts w:ascii="Arial" w:hAnsi="Arial"/>
        </w:rPr>
        <w:t>USER</w:t>
      </w:r>
      <w:r w:rsidRPr="00BA1FC0">
        <w:br/>
      </w:r>
      <w:r w:rsidRPr="00BA1FC0">
        <w:rPr>
          <w:rStyle w:val="VerbatimChar"/>
          <w:rFonts w:ascii="Arial" w:hAnsi="Arial"/>
        </w:rPr>
        <w:t>Apply the following inclusion criteria to the record below. A record</w:t>
      </w:r>
      <w:r w:rsidRPr="00BA1FC0">
        <w:br/>
      </w:r>
      <w:r w:rsidRPr="00BA1FC0">
        <w:rPr>
          <w:rStyle w:val="VerbatimChar"/>
          <w:rFonts w:ascii="Arial" w:hAnsi="Arial"/>
        </w:rPr>
        <w:t>is INCLUDED if it plausibly satisfies ALL five criteria; it is</w:t>
      </w:r>
      <w:r w:rsidRPr="00BA1FC0">
        <w:br/>
      </w:r>
      <w:r w:rsidRPr="00BA1FC0">
        <w:rPr>
          <w:rStyle w:val="VerbatimChar"/>
          <w:rFonts w:ascii="Arial" w:hAnsi="Arial"/>
        </w:rPr>
        <w:t>EXCLUDED only if at least one criterion clearly fails.</w:t>
      </w:r>
      <w:r w:rsidRPr="00BA1FC0">
        <w:br/>
      </w:r>
      <w:r w:rsidRPr="00BA1FC0">
        <w:br/>
      </w:r>
      <w:r w:rsidRPr="00BA1FC0">
        <w:rPr>
          <w:rStyle w:val="VerbatimChar"/>
          <w:rFonts w:ascii="Arial" w:hAnsi="Arial"/>
        </w:rPr>
        <w:t>P (Population): Adults (≥18 y) OR perinatal women with depressive</w:t>
      </w:r>
      <w:r w:rsidRPr="00BA1FC0">
        <w:br/>
      </w:r>
      <w:r w:rsidRPr="00BA1FC0">
        <w:rPr>
          <w:rStyle w:val="VerbatimChar"/>
          <w:rFonts w:ascii="Arial" w:hAnsi="Arial"/>
        </w:rPr>
        <w:t xml:space="preserve">   symptoms, dysthymia, MDD, or elevated psychological distress.</w:t>
      </w:r>
      <w:r w:rsidRPr="00BA1FC0">
        <w:br/>
      </w:r>
      <w:r w:rsidRPr="00BA1FC0">
        <w:rPr>
          <w:rStyle w:val="VerbatimChar"/>
          <w:rFonts w:ascii="Arial" w:hAnsi="Arial"/>
        </w:rPr>
        <w:t xml:space="preserve">   EXCLUDE if exclusively children/adolescents (&lt;18 y) and not</w:t>
      </w:r>
      <w:r w:rsidRPr="00BA1FC0">
        <w:br/>
      </w:r>
      <w:r w:rsidRPr="00BA1FC0">
        <w:rPr>
          <w:rStyle w:val="VerbatimChar"/>
          <w:rFonts w:ascii="Arial" w:hAnsi="Arial"/>
        </w:rPr>
        <w:t xml:space="preserve">   perinatal.</w:t>
      </w:r>
      <w:r w:rsidRPr="00BA1FC0">
        <w:br/>
      </w:r>
      <w:r w:rsidRPr="00BA1FC0">
        <w:br/>
      </w:r>
      <w:r w:rsidRPr="00BA1FC0">
        <w:rPr>
          <w:rStyle w:val="VerbatimChar"/>
          <w:rFonts w:ascii="Arial" w:hAnsi="Arial"/>
        </w:rPr>
        <w:t>I (Intervention): Any psychological or psychosocial intervention with a</w:t>
      </w:r>
      <w:r w:rsidRPr="00BA1FC0">
        <w:br/>
      </w:r>
      <w:r w:rsidRPr="00BA1FC0">
        <w:rPr>
          <w:rStyle w:val="VerbatimChar"/>
          <w:rFonts w:ascii="Arial" w:hAnsi="Arial"/>
        </w:rPr>
        <w:t xml:space="preserve">   human facilitator (including peer, lay-delivered, single-session, brief,</w:t>
      </w:r>
      <w:r w:rsidRPr="00BA1FC0">
        <w:br/>
      </w:r>
      <w:r w:rsidRPr="00BA1FC0">
        <w:rPr>
          <w:rStyle w:val="VerbatimChar"/>
          <w:rFonts w:ascii="Arial" w:hAnsi="Arial"/>
        </w:rPr>
        <w:t xml:space="preserve">   stepped, or guided self-help; specialist-delivered is eligible for the</w:t>
      </w:r>
      <w:r w:rsidRPr="00BA1FC0">
        <w:br/>
      </w:r>
      <w:r w:rsidRPr="00BA1FC0">
        <w:rPr>
          <w:rStyle w:val="VerbatimChar"/>
          <w:rFonts w:ascii="Arial" w:hAnsi="Arial"/>
        </w:rPr>
        <w:t xml:space="preserve">   dose / SSI / stepped-care questions). EXCLUDE if pharmacological-only OR</w:t>
      </w:r>
      <w:r w:rsidRPr="00BA1FC0">
        <w:br/>
      </w:r>
      <w:r w:rsidRPr="00BA1FC0">
        <w:rPr>
          <w:rStyle w:val="VerbatimChar"/>
          <w:rFonts w:ascii="Arial" w:hAnsi="Arial"/>
        </w:rPr>
        <w:t xml:space="preserve">   neurostimulation-only OR purely diagnostic/screening study OR</w:t>
      </w:r>
      <w:r w:rsidRPr="00BA1FC0">
        <w:br/>
      </w:r>
      <w:r w:rsidRPr="00BA1FC0">
        <w:rPr>
          <w:rStyle w:val="VerbatimChar"/>
          <w:rFonts w:ascii="Arial" w:hAnsi="Arial"/>
        </w:rPr>
        <w:t xml:space="preserve">   fully digital/self-guided without a human facilitator.</w:t>
      </w:r>
      <w:r w:rsidRPr="00BA1FC0">
        <w:br/>
      </w:r>
      <w:r w:rsidRPr="00BA1FC0">
        <w:br/>
      </w:r>
      <w:r w:rsidRPr="00BA1FC0">
        <w:rPr>
          <w:rStyle w:val="VerbatimChar"/>
          <w:rFonts w:ascii="Arial" w:hAnsi="Arial"/>
        </w:rPr>
        <w:t>C (Comparator): Any comparator, or none where the review pools</w:t>
      </w:r>
      <w:r w:rsidRPr="00BA1FC0">
        <w:br/>
      </w:r>
      <w:r w:rsidRPr="00BA1FC0">
        <w:rPr>
          <w:rStyle w:val="VerbatimChar"/>
          <w:rFonts w:ascii="Arial" w:hAnsi="Arial"/>
        </w:rPr>
        <w:t xml:space="preserve">   single-group estimates. Primary studies are excluded by S below.</w:t>
      </w:r>
      <w:r w:rsidRPr="00BA1FC0">
        <w:br/>
      </w:r>
      <w:r w:rsidRPr="00BA1FC0">
        <w:br/>
      </w:r>
      <w:r w:rsidRPr="00BA1FC0">
        <w:rPr>
          <w:rStyle w:val="VerbatimChar"/>
          <w:rFonts w:ascii="Arial" w:hAnsi="Arial"/>
        </w:rPr>
        <w:t>O (Outcome): At least one depression symptom outcome, remission</w:t>
      </w:r>
      <w:r w:rsidRPr="00BA1FC0">
        <w:br/>
      </w:r>
      <w:r w:rsidRPr="00BA1FC0">
        <w:rPr>
          <w:rStyle w:val="VerbatimChar"/>
          <w:rFonts w:ascii="Arial" w:hAnsi="Arial"/>
        </w:rPr>
        <w:t xml:space="preserve">   outcome, functional outcome, well-being outcome, OR (for RQ11)</w:t>
      </w:r>
      <w:r w:rsidRPr="00BA1FC0">
        <w:br/>
      </w:r>
      <w:r w:rsidRPr="00BA1FC0">
        <w:rPr>
          <w:rStyle w:val="VerbatimChar"/>
          <w:rFonts w:ascii="Arial" w:hAnsi="Arial"/>
        </w:rPr>
        <w:t xml:space="preserve">   spillover/household outcome, OR (for RQ16) cost/resource outcome.</w:t>
      </w:r>
      <w:r w:rsidRPr="00BA1FC0">
        <w:br/>
      </w:r>
      <w:r w:rsidRPr="00BA1FC0">
        <w:br/>
      </w:r>
      <w:r w:rsidRPr="00BA1FC0">
        <w:rPr>
          <w:rStyle w:val="VerbatimChar"/>
          <w:rFonts w:ascii="Arial" w:hAnsi="Arial"/>
        </w:rPr>
        <w:t>S (Study design): The record MUST be a systematic review or</w:t>
      </w:r>
      <w:r w:rsidRPr="00BA1FC0">
        <w:br/>
      </w:r>
      <w:r w:rsidRPr="00BA1FC0">
        <w:rPr>
          <w:rStyle w:val="VerbatimChar"/>
          <w:rFonts w:ascii="Arial" w:hAnsi="Arial"/>
        </w:rPr>
        <w:t xml:space="preserve">   meta-analysis (including umbrella review, network meta-analysis,</w:t>
      </w:r>
      <w:r w:rsidRPr="00BA1FC0">
        <w:br/>
      </w:r>
      <w:r w:rsidRPr="00BA1FC0">
        <w:rPr>
          <w:rStyle w:val="VerbatimChar"/>
          <w:rFonts w:ascii="Arial" w:hAnsi="Arial"/>
        </w:rPr>
        <w:t xml:space="preserve">   IPD meta-analysis, meta-regression, or dismantling / component</w:t>
      </w:r>
      <w:r w:rsidRPr="00BA1FC0">
        <w:br/>
      </w:r>
      <w:r w:rsidRPr="00BA1FC0">
        <w:rPr>
          <w:rStyle w:val="VerbatimChar"/>
          <w:rFonts w:ascii="Arial" w:hAnsi="Arial"/>
        </w:rPr>
        <w:t xml:space="preserve">   meta-analysis). EXCLUDE primary studies of any design (RCT,</w:t>
      </w:r>
      <w:r w:rsidRPr="00BA1FC0">
        <w:br/>
      </w:r>
      <w:r w:rsidRPr="00BA1FC0">
        <w:rPr>
          <w:rStyle w:val="VerbatimChar"/>
          <w:rFonts w:ascii="Arial" w:hAnsi="Arial"/>
        </w:rPr>
        <w:t xml:space="preserve">   quasi-experimental, cohort, qualitative, single-arm pre-post) and</w:t>
      </w:r>
      <w:r w:rsidRPr="00BA1FC0">
        <w:br/>
      </w:r>
      <w:r w:rsidRPr="00BA1FC0">
        <w:rPr>
          <w:rStyle w:val="VerbatimChar"/>
          <w:rFonts w:ascii="Arial" w:hAnsi="Arial"/>
        </w:rPr>
        <w:lastRenderedPageBreak/>
        <w:t xml:space="preserve">   non-systematic narrative reviews.</w:t>
      </w:r>
      <w:r w:rsidRPr="00BA1FC0">
        <w:br/>
      </w:r>
      <w:r w:rsidRPr="00BA1FC0">
        <w:br/>
      </w:r>
      <w:r w:rsidRPr="00BA1FC0">
        <w:rPr>
          <w:rStyle w:val="VerbatimChar"/>
          <w:rFonts w:ascii="Arial" w:hAnsi="Arial"/>
        </w:rPr>
        <w:t>Assign the record to an evidence stream: Stream 1 (Barbui-anchored;</w:t>
      </w:r>
      <w:r w:rsidRPr="00BA1FC0">
        <w:br/>
      </w:r>
      <w:r w:rsidRPr="00BA1FC0">
        <w:rPr>
          <w:rStyle w:val="VerbatimChar"/>
          <w:rFonts w:ascii="Arial" w:hAnsi="Arial"/>
        </w:rPr>
        <w:t>in-scope intervention questions) or Stream 2 (seed-paper-led; drivers,</w:t>
      </w:r>
      <w:r w:rsidRPr="00BA1FC0">
        <w:br/>
      </w:r>
      <w:r w:rsidRPr="00BA1FC0">
        <w:rPr>
          <w:rStyle w:val="VerbatimChar"/>
          <w:rFonts w:ascii="Arial" w:hAnsi="Arial"/>
        </w:rPr>
        <w:t>dose-response, spillover, stepped care).</w:t>
      </w:r>
      <w:r w:rsidRPr="00BA1FC0">
        <w:br/>
      </w:r>
      <w:r w:rsidRPr="00BA1FC0">
        <w:br/>
      </w:r>
      <w:r w:rsidRPr="00BA1FC0">
        <w:rPr>
          <w:rStyle w:val="VerbatimChar"/>
          <w:rFonts w:ascii="Arial" w:hAnsi="Arial"/>
        </w:rPr>
        <w:t>Return JSON only, matching schema:</w:t>
      </w:r>
      <w:r w:rsidRPr="00BA1FC0">
        <w:br/>
      </w:r>
      <w:r w:rsidRPr="00BA1FC0">
        <w:br/>
      </w:r>
      <w:r w:rsidRPr="00BA1FC0">
        <w:rPr>
          <w:rStyle w:val="VerbatimChar"/>
          <w:rFonts w:ascii="Arial" w:hAnsi="Arial"/>
        </w:rPr>
        <w:t>{</w:t>
      </w:r>
      <w:r w:rsidRPr="00BA1FC0">
        <w:br/>
      </w:r>
      <w:r w:rsidRPr="00BA1FC0">
        <w:rPr>
          <w:rStyle w:val="VerbatimChar"/>
          <w:rFonts w:ascii="Arial" w:hAnsi="Arial"/>
        </w:rPr>
        <w:t xml:space="preserve">  "record_id": "&lt;string&gt;",</w:t>
      </w:r>
      <w:r w:rsidRPr="00BA1FC0">
        <w:br/>
      </w:r>
      <w:r w:rsidRPr="00BA1FC0">
        <w:rPr>
          <w:rStyle w:val="VerbatimChar"/>
          <w:rFonts w:ascii="Arial" w:hAnsi="Arial"/>
        </w:rPr>
        <w:t xml:space="preserve">  "decision": "include" | "exclude",</w:t>
      </w:r>
      <w:r w:rsidRPr="00BA1FC0">
        <w:br/>
      </w:r>
      <w:r w:rsidRPr="00BA1FC0">
        <w:rPr>
          <w:rStyle w:val="VerbatimChar"/>
          <w:rFonts w:ascii="Arial" w:hAnsi="Arial"/>
        </w:rPr>
        <w:t xml:space="preserve">  "primary_reason": "P" | "I" | "C" | "O" | "S" | "none",</w:t>
      </w:r>
      <w:r w:rsidRPr="00BA1FC0">
        <w:br/>
      </w:r>
      <w:r w:rsidRPr="00BA1FC0">
        <w:rPr>
          <w:rStyle w:val="VerbatimChar"/>
          <w:rFonts w:ascii="Arial" w:hAnsi="Arial"/>
        </w:rPr>
        <w:t xml:space="preserve">  "rationale": "&lt;≤30 words, citing exact phrase from abstract&gt;",</w:t>
      </w:r>
      <w:r w:rsidRPr="00BA1FC0">
        <w:br/>
      </w:r>
      <w:r w:rsidRPr="00BA1FC0">
        <w:rPr>
          <w:rStyle w:val="VerbatimChar"/>
          <w:rFonts w:ascii="Arial" w:hAnsi="Arial"/>
        </w:rPr>
        <w:t xml:space="preserve">  "stream_match": "Stream1" | "Stream2" | "none",</w:t>
      </w:r>
      <w:r w:rsidRPr="00BA1FC0">
        <w:br/>
      </w:r>
      <w:r w:rsidRPr="00BA1FC0">
        <w:rPr>
          <w:rStyle w:val="VerbatimChar"/>
          <w:rFonts w:ascii="Arial" w:hAnsi="Arial"/>
        </w:rPr>
        <w:t xml:space="preserve">  "confidence": 0.0–1.0,</w:t>
      </w:r>
      <w:r w:rsidRPr="00BA1FC0">
        <w:br/>
      </w:r>
      <w:r w:rsidRPr="00BA1FC0">
        <w:rPr>
          <w:rStyle w:val="VerbatimChar"/>
          <w:rFonts w:ascii="Arial" w:hAnsi="Arial"/>
        </w:rPr>
        <w:t xml:space="preserve">  "evidence_span": "&lt;verbatim quote ≤25 words from title or abstract,</w:t>
      </w:r>
      <w:r w:rsidRPr="00BA1FC0">
        <w:br/>
      </w:r>
      <w:r w:rsidRPr="00BA1FC0">
        <w:rPr>
          <w:rStyle w:val="VerbatimChar"/>
          <w:rFonts w:ascii="Arial" w:hAnsi="Arial"/>
        </w:rPr>
        <w:t xml:space="preserve">                    or empty string if no relevant span exists&gt;",</w:t>
      </w:r>
      <w:r w:rsidRPr="00BA1FC0">
        <w:br/>
      </w:r>
      <w:r w:rsidRPr="00BA1FC0">
        <w:rPr>
          <w:rStyle w:val="VerbatimChar"/>
          <w:rFonts w:ascii="Arial" w:hAnsi="Arial"/>
        </w:rPr>
        <w:t xml:space="preserve">  "uncertain": true | false</w:t>
      </w:r>
      <w:r w:rsidRPr="00BA1FC0">
        <w:br/>
      </w:r>
      <w:r w:rsidRPr="00BA1FC0">
        <w:rPr>
          <w:rStyle w:val="VerbatimChar"/>
          <w:rFonts w:ascii="Arial" w:hAnsi="Arial"/>
        </w:rPr>
        <w:t>}</w:t>
      </w:r>
      <w:r w:rsidRPr="00BA1FC0">
        <w:br/>
      </w:r>
      <w:r w:rsidRPr="00BA1FC0">
        <w:br/>
      </w:r>
      <w:r w:rsidRPr="00BA1FC0">
        <w:rPr>
          <w:rStyle w:val="VerbatimChar"/>
          <w:rFonts w:ascii="Arial" w:hAnsi="Arial"/>
        </w:rPr>
        <w:t>If any criterion is genuinely indeterminable from the title and abstract</w:t>
      </w:r>
      <w:r w:rsidRPr="00BA1FC0">
        <w:br/>
      </w:r>
      <w:r w:rsidRPr="00BA1FC0">
        <w:rPr>
          <w:rStyle w:val="VerbatimChar"/>
          <w:rFonts w:ascii="Arial" w:hAnsi="Arial"/>
        </w:rPr>
        <w:t>alone, set `decision = "include"`, set `uncertain = true`, and prepend</w:t>
      </w:r>
      <w:r w:rsidRPr="00BA1FC0">
        <w:br/>
      </w:r>
      <w:r w:rsidRPr="00BA1FC0">
        <w:rPr>
          <w:rStyle w:val="VerbatimChar"/>
          <w:rFonts w:ascii="Arial" w:hAnsi="Arial"/>
        </w:rPr>
        <w:t>"[UNCLEAR] " to `rationale`. The `decision` enum is binary; uncertainty</w:t>
      </w:r>
      <w:r w:rsidRPr="00BA1FC0">
        <w:br/>
      </w:r>
      <w:r w:rsidRPr="00BA1FC0">
        <w:rPr>
          <w:rStyle w:val="VerbatimChar"/>
          <w:rFonts w:ascii="Arial" w:hAnsi="Arial"/>
        </w:rPr>
        <w:t>is carried in the separate `uncertain` field so the downstream</w:t>
      </w:r>
      <w:r w:rsidRPr="00BA1FC0">
        <w:br/>
      </w:r>
      <w:r w:rsidRPr="00BA1FC0">
        <w:rPr>
          <w:rStyle w:val="VerbatimChar"/>
          <w:rFonts w:ascii="Arial" w:hAnsi="Arial"/>
        </w:rPr>
        <w:t>adjudication pipeline can route uncertain-includes to the adjudicator</w:t>
      </w:r>
      <w:r w:rsidRPr="00BA1FC0">
        <w:br/>
      </w:r>
      <w:r w:rsidRPr="00BA1FC0">
        <w:rPr>
          <w:rStyle w:val="VerbatimChar"/>
          <w:rFonts w:ascii="Arial" w:hAnsi="Arial"/>
        </w:rPr>
        <w:t>without schema ambiguity.</w:t>
      </w:r>
      <w:r w:rsidRPr="00BA1FC0">
        <w:br/>
      </w:r>
      <w:r w:rsidRPr="00BA1FC0">
        <w:br/>
      </w:r>
      <w:r w:rsidRPr="00BA1FC0">
        <w:rPr>
          <w:rStyle w:val="VerbatimChar"/>
          <w:rFonts w:ascii="Arial" w:hAnsi="Arial"/>
        </w:rPr>
        <w:t>RECORD</w:t>
      </w:r>
      <w:r w:rsidRPr="00BA1FC0">
        <w:br/>
      </w:r>
      <w:r w:rsidRPr="00BA1FC0">
        <w:rPr>
          <w:rStyle w:val="VerbatimChar"/>
          <w:rFonts w:ascii="Arial" w:hAnsi="Arial"/>
        </w:rPr>
        <w:t>record_id: {{record_id}}</w:t>
      </w:r>
      <w:r w:rsidRPr="00BA1FC0">
        <w:br/>
      </w:r>
      <w:r w:rsidRPr="00BA1FC0">
        <w:rPr>
          <w:rStyle w:val="VerbatimChar"/>
          <w:rFonts w:ascii="Arial" w:hAnsi="Arial"/>
        </w:rPr>
        <w:t>title: {{title}}</w:t>
      </w:r>
      <w:r w:rsidRPr="00BA1FC0">
        <w:br/>
      </w:r>
      <w:r w:rsidRPr="00BA1FC0">
        <w:rPr>
          <w:rStyle w:val="VerbatimChar"/>
          <w:rFonts w:ascii="Arial" w:hAnsi="Arial"/>
        </w:rPr>
        <w:t>abstract: {{abstract}}</w:t>
      </w:r>
      <w:r w:rsidRPr="00BA1FC0">
        <w:br/>
      </w:r>
      <w:r w:rsidRPr="00BA1FC0">
        <w:rPr>
          <w:rStyle w:val="VerbatimChar"/>
          <w:rFonts w:ascii="Arial" w:hAnsi="Arial"/>
        </w:rPr>
        <w:t>keywords: {{keywords}}</w:t>
      </w:r>
    </w:p>
    <w:p w14:paraId="7C38CFC0" w14:textId="65E4AA46" w:rsidR="00D16BED" w:rsidRPr="00BA1FC0" w:rsidRDefault="00155271" w:rsidP="00A57BC7">
      <w:pPr>
        <w:pStyle w:val="Heading3"/>
      </w:pPr>
      <w:bookmarkStart w:id="290" w:name="_Toc233231893"/>
      <w:bookmarkStart w:id="291" w:name="X8e1c85732d0b3570bd5fe2684a25cef93c9a3d5"/>
      <w:r w:rsidRPr="00BA1FC0">
        <w:t>F.2.1 Paraphrase variants</w:t>
      </w:r>
      <w:bookmarkEnd w:id="290"/>
      <w:r w:rsidRPr="00BA1FC0">
        <w:t xml:space="preserve"> </w:t>
      </w:r>
    </w:p>
    <w:p w14:paraId="47C12D7D" w14:textId="77777777" w:rsidR="00D16BED" w:rsidRPr="00BA1FC0" w:rsidRDefault="00155271" w:rsidP="002D5C7F">
      <w:pPr>
        <w:pStyle w:val="Compact"/>
        <w:numPr>
          <w:ilvl w:val="0"/>
          <w:numId w:val="29"/>
        </w:numPr>
      </w:pPr>
      <w:r w:rsidRPr="00BA1FC0">
        <w:rPr>
          <w:b/>
        </w:rPr>
        <w:t>T/A-2</w:t>
      </w:r>
      <w:r w:rsidRPr="00BA1FC0">
        <w:t xml:space="preserve"> rewrites the USER block in imperative voice (“Determine whether…”) and reorders criteria as </w:t>
      </w:r>
      <w:r w:rsidRPr="00BA1FC0">
        <w:rPr>
          <w:b/>
        </w:rPr>
        <w:t>S → P → I → O → C</w:t>
      </w:r>
      <w:r w:rsidRPr="00BA1FC0">
        <w:t xml:space="preserve"> to test ordering sensitivity. SYSTEM block and JSON schema unchanged.</w:t>
      </w:r>
    </w:p>
    <w:p w14:paraId="26A7AA53" w14:textId="77777777" w:rsidR="00D16BED" w:rsidRPr="00BA1FC0" w:rsidRDefault="00155271" w:rsidP="002D5C7F">
      <w:pPr>
        <w:pStyle w:val="Compact"/>
        <w:numPr>
          <w:ilvl w:val="0"/>
          <w:numId w:val="29"/>
        </w:numPr>
      </w:pPr>
      <w:r w:rsidRPr="00BA1FC0">
        <w:rPr>
          <w:b/>
        </w:rPr>
        <w:t>T/A-3</w:t>
      </w:r>
      <w:r w:rsidRPr="00BA1FC0">
        <w:t xml:space="preserve"> rewrites the USER block as a checklist (“For each criterion below, mark pass/fail/unclear, then aggregate”) and asks the model to output per-criterion verdicts before the overall decision. JSON schema extended with </w:t>
      </w:r>
      <w:r w:rsidRPr="00BA1FC0">
        <w:rPr>
          <w:rStyle w:val="VerbatimChar"/>
          <w:rFonts w:ascii="Arial" w:hAnsi="Arial"/>
        </w:rPr>
        <w:t>criterion_verdicts: {P,I,C,O,S}</w:t>
      </w:r>
      <w:r w:rsidRPr="00BA1FC0">
        <w:t xml:space="preserve"> field; final </w:t>
      </w:r>
      <w:r w:rsidRPr="00BA1FC0">
        <w:rPr>
          <w:rStyle w:val="VerbatimChar"/>
          <w:rFonts w:ascii="Arial" w:hAnsi="Arial"/>
        </w:rPr>
        <w:t>decision</w:t>
      </w:r>
      <w:r w:rsidRPr="00BA1FC0">
        <w:t xml:space="preserve"> derived from the same OR-of-fails rule.</w:t>
      </w:r>
    </w:p>
    <w:p w14:paraId="78FB9842" w14:textId="77777777" w:rsidR="00D16BED" w:rsidRPr="00BA1FC0" w:rsidRDefault="00155271" w:rsidP="002D5C7F">
      <w:pPr>
        <w:pStyle w:val="FirstParagraph"/>
      </w:pPr>
      <w:r w:rsidRPr="00BA1FC0">
        <w:lastRenderedPageBreak/>
        <w:t>All three variants must agree for a confident exclusion; any disagreement → human adjudication.</w:t>
      </w:r>
    </w:p>
    <w:p w14:paraId="12C14427" w14:textId="42E2FE12" w:rsidR="00D16BED" w:rsidRPr="00BA1FC0" w:rsidRDefault="00155271" w:rsidP="002D5C7F">
      <w:pPr>
        <w:pStyle w:val="Heading2"/>
      </w:pPr>
      <w:bookmarkStart w:id="292" w:name="_Toc233231894"/>
      <w:bookmarkStart w:id="293" w:name="AppendixF3"/>
      <w:bookmarkStart w:id="294" w:name="X480d664ab7e0e4e26f2b7c42f13c84255fb0965"/>
      <w:bookmarkEnd w:id="289"/>
      <w:bookmarkEnd w:id="291"/>
      <w:r w:rsidRPr="00BA1FC0">
        <w:t>F.3 Full-text screening prompt</w:t>
      </w:r>
      <w:bookmarkEnd w:id="292"/>
      <w:r w:rsidRPr="00BA1FC0">
        <w:t xml:space="preserve"> </w:t>
      </w:r>
      <w:bookmarkEnd w:id="293"/>
    </w:p>
    <w:p w14:paraId="1FB6E3F5" w14:textId="4BA994F8" w:rsidR="00D16BED" w:rsidRPr="00BA1FC0" w:rsidRDefault="00155271" w:rsidP="002D5C7F">
      <w:pPr>
        <w:pStyle w:val="SourceCode"/>
      </w:pPr>
      <w:r w:rsidRPr="00BA1FC0">
        <w:rPr>
          <w:rStyle w:val="VerbatimChar"/>
          <w:rFonts w:ascii="Arial" w:hAnsi="Arial"/>
        </w:rPr>
        <w:t>SYSTEM</w:t>
      </w:r>
      <w:r w:rsidRPr="00BA1FC0">
        <w:br/>
      </w:r>
      <w:r w:rsidRPr="00BA1FC0">
        <w:rPr>
          <w:rStyle w:val="VerbatimChar"/>
          <w:rFonts w:ascii="Arial" w:hAnsi="Arial"/>
        </w:rPr>
        <w:t>You are a full-text screener for a rapid systematic review.</w:t>
      </w:r>
      <w:r w:rsidRPr="00BA1FC0">
        <w:br/>
      </w:r>
      <w:r w:rsidRPr="00BA1FC0">
        <w:rPr>
          <w:rStyle w:val="VerbatimChar"/>
          <w:rFonts w:ascii="Arial" w:hAnsi="Arial"/>
        </w:rPr>
        <w:t>You receive a segmented full-text document and apply the inclusion</w:t>
      </w:r>
      <w:r w:rsidRPr="00BA1FC0">
        <w:br/>
      </w:r>
      <w:r w:rsidRPr="00BA1FC0">
        <w:rPr>
          <w:rStyle w:val="VerbatimChar"/>
          <w:rFonts w:ascii="Arial" w:hAnsi="Arial"/>
        </w:rPr>
        <w:t>criteria. You return JSON only. You quote verbatim spans for every</w:t>
      </w:r>
      <w:r w:rsidRPr="00BA1FC0">
        <w:br/>
      </w:r>
      <w:r w:rsidRPr="00BA1FC0">
        <w:rPr>
          <w:rStyle w:val="VerbatimChar"/>
          <w:rFonts w:ascii="Arial" w:hAnsi="Arial"/>
        </w:rPr>
        <w:t>criterion verdict. If the relevant information is not present in the</w:t>
      </w:r>
      <w:r w:rsidRPr="00BA1FC0">
        <w:br/>
      </w:r>
      <w:r w:rsidRPr="00BA1FC0">
        <w:rPr>
          <w:rStyle w:val="VerbatimChar"/>
          <w:rFonts w:ascii="Arial" w:hAnsi="Arial"/>
        </w:rPr>
        <w:t>document, you mark the criterion "not_reported" — never infer.</w:t>
      </w:r>
      <w:r w:rsidRPr="00BA1FC0">
        <w:br/>
      </w:r>
      <w:r w:rsidRPr="00BA1FC0">
        <w:br/>
      </w:r>
      <w:r w:rsidRPr="00BA1FC0">
        <w:rPr>
          <w:rStyle w:val="VerbatimChar"/>
          <w:rFonts w:ascii="Arial" w:hAnsi="Arial"/>
        </w:rPr>
        <w:t>The document is segmented into sections (Methods, Participants,</w:t>
      </w:r>
      <w:r w:rsidRPr="00BA1FC0">
        <w:br/>
      </w:r>
      <w:r w:rsidRPr="00BA1FC0">
        <w:rPr>
          <w:rStyle w:val="VerbatimChar"/>
          <w:rFonts w:ascii="Arial" w:hAnsi="Arial"/>
        </w:rPr>
        <w:t>Intervention, Outcomes, Results, Setting). Refer to section IDs in</w:t>
      </w:r>
      <w:r w:rsidRPr="00BA1FC0">
        <w:br/>
      </w:r>
      <w:r w:rsidRPr="00BA1FC0">
        <w:rPr>
          <w:rStyle w:val="VerbatimChar"/>
          <w:rFonts w:ascii="Arial" w:hAnsi="Arial"/>
        </w:rPr>
        <w:t>your evidence spans, e.g. "</w:t>
      </w:r>
      <w:r w:rsidRPr="00D23053">
        <w:rPr>
          <w:rStyle w:val="VerbatimChar"/>
          <w:rFonts w:ascii="Arial" w:hAnsi="Arial"/>
        </w:rPr>
        <w:t>Methods 2.1</w:t>
      </w:r>
      <w:r w:rsidRPr="00BA1FC0">
        <w:rPr>
          <w:rStyle w:val="VerbatimChar"/>
          <w:rFonts w:ascii="Arial" w:hAnsi="Arial"/>
        </w:rPr>
        <w:t>".</w:t>
      </w:r>
      <w:r w:rsidRPr="00BA1FC0">
        <w:br/>
      </w:r>
      <w:r w:rsidRPr="00BA1FC0">
        <w:br/>
      </w:r>
      <w:r w:rsidRPr="00BA1FC0">
        <w:rPr>
          <w:rStyle w:val="VerbatimChar"/>
          <w:rFonts w:ascii="Arial" w:hAnsi="Arial"/>
        </w:rPr>
        <w:t>USER</w:t>
      </w:r>
      <w:r w:rsidRPr="00BA1FC0">
        <w:br/>
      </w:r>
      <w:r w:rsidRPr="00BA1FC0">
        <w:rPr>
          <w:rStyle w:val="VerbatimChar"/>
          <w:rFonts w:ascii="Arial" w:hAnsi="Arial"/>
        </w:rPr>
        <w:t>Apply the following criteria. Mark each as pass / fail / not_reported.</w:t>
      </w:r>
      <w:r w:rsidRPr="00BA1FC0">
        <w:br/>
      </w:r>
      <w:r w:rsidRPr="00BA1FC0">
        <w:rPr>
          <w:rStyle w:val="VerbatimChar"/>
          <w:rFonts w:ascii="Arial" w:hAnsi="Arial"/>
        </w:rPr>
        <w:t>Overall decision: INCLUDE iff all of P, I, O = pass AND the record is a</w:t>
      </w:r>
      <w:r w:rsidRPr="00BA1FC0">
        <w:br/>
      </w:r>
      <w:r w:rsidRPr="00BA1FC0">
        <w:rPr>
          <w:rStyle w:val="VerbatimChar"/>
          <w:rFonts w:ascii="Arial" w:hAnsi="Arial"/>
        </w:rPr>
        <w:t>systematic review or meta-analysis (criterion S = pass).</w:t>
      </w:r>
      <w:r w:rsidRPr="00BA1FC0">
        <w:br/>
      </w:r>
      <w:r w:rsidRPr="00BA1FC0">
        <w:br/>
      </w:r>
      <w:r w:rsidRPr="00BA1FC0">
        <w:rPr>
          <w:rStyle w:val="VerbatimChar"/>
          <w:rFonts w:ascii="Arial" w:hAnsi="Arial"/>
        </w:rPr>
        <w:t>[criteria as in F.2, plus:]</w:t>
      </w:r>
      <w:r w:rsidRPr="00BA1FC0">
        <w:br/>
      </w:r>
      <w:r w:rsidRPr="00BA1FC0">
        <w:br/>
      </w:r>
      <w:r w:rsidRPr="00BA1FC0">
        <w:rPr>
          <w:rStyle w:val="VerbatimChar"/>
          <w:rFonts w:ascii="Arial" w:hAnsi="Arial"/>
        </w:rPr>
        <w:t>S (Study design): The record MUST be a systematic review, meta-analysis,</w:t>
      </w:r>
      <w:r w:rsidRPr="00BA1FC0">
        <w:br/>
      </w:r>
      <w:r w:rsidRPr="00BA1FC0">
        <w:rPr>
          <w:rStyle w:val="VerbatimChar"/>
          <w:rFonts w:ascii="Arial" w:hAnsi="Arial"/>
        </w:rPr>
        <w:t xml:space="preserve">   meta-regression, IPD meta-analysis, network meta-analysis, umbrella</w:t>
      </w:r>
      <w:r w:rsidRPr="00BA1FC0">
        <w:br/>
      </w:r>
      <w:r w:rsidRPr="00BA1FC0">
        <w:rPr>
          <w:rStyle w:val="VerbatimChar"/>
          <w:rFonts w:ascii="Arial" w:hAnsi="Arial"/>
        </w:rPr>
        <w:t xml:space="preserve">   review, or dismantling / component meta-analysis. **EXCLUDE primary</w:t>
      </w:r>
      <w:r w:rsidRPr="00BA1FC0">
        <w:br/>
      </w:r>
      <w:r w:rsidRPr="00BA1FC0">
        <w:rPr>
          <w:rStyle w:val="VerbatimChar"/>
          <w:rFonts w:ascii="Arial" w:hAnsi="Arial"/>
        </w:rPr>
        <w:t xml:space="preserve">   studies of any design (RCT, quasi-experimental, cohort, qualitative,</w:t>
      </w:r>
      <w:r w:rsidRPr="00BA1FC0">
        <w:br/>
      </w:r>
      <w:r w:rsidRPr="00BA1FC0">
        <w:rPr>
          <w:rStyle w:val="VerbatimChar"/>
          <w:rFonts w:ascii="Arial" w:hAnsi="Arial"/>
        </w:rPr>
        <w:t xml:space="preserve">   single-arm pre-post) and non-systematic narrative reviews** (</w:t>
      </w:r>
      <w:r w:rsidRPr="00D23053">
        <w:rPr>
          <w:rStyle w:val="VerbatimChar"/>
          <w:rFonts w:ascii="Arial" w:hAnsi="Arial"/>
        </w:rPr>
        <w:t>see</w:t>
      </w:r>
      <w:r w:rsidRPr="00D23053">
        <w:br/>
      </w:r>
      <w:r w:rsidRPr="00D23053">
        <w:rPr>
          <w:rStyle w:val="VerbatimChar"/>
          <w:rFonts w:ascii="Arial" w:hAnsi="Arial"/>
        </w:rPr>
        <w:t xml:space="preserve">   PICOST</w:t>
      </w:r>
      <w:r w:rsidRPr="00BA1FC0">
        <w:rPr>
          <w:rStyle w:val="VerbatimChar"/>
          <w:rFonts w:ascii="Arial" w:hAnsi="Arial"/>
        </w:rPr>
        <w:t>). For RQ16, a systematic review of economic evaluations is</w:t>
      </w:r>
      <w:r w:rsidRPr="00BA1FC0">
        <w:br/>
      </w:r>
      <w:r w:rsidRPr="00BA1FC0">
        <w:rPr>
          <w:rStyle w:val="VerbatimChar"/>
          <w:rFonts w:ascii="Arial" w:hAnsi="Arial"/>
        </w:rPr>
        <w:t xml:space="preserve">   eligible.</w:t>
      </w:r>
      <w:r w:rsidRPr="00BA1FC0">
        <w:br/>
      </w:r>
      <w:r w:rsidRPr="00BA1FC0">
        <w:br/>
      </w:r>
      <w:r w:rsidRPr="00BA1FC0">
        <w:rPr>
          <w:rStyle w:val="VerbatimChar"/>
          <w:rFonts w:ascii="Arial" w:hAnsi="Arial"/>
        </w:rPr>
        <w:t>Return JSON only:</w:t>
      </w:r>
      <w:r w:rsidRPr="00BA1FC0">
        <w:br/>
      </w:r>
      <w:r w:rsidRPr="00BA1FC0">
        <w:br/>
      </w:r>
      <w:r w:rsidRPr="00BA1FC0">
        <w:rPr>
          <w:rStyle w:val="VerbatimChar"/>
          <w:rFonts w:ascii="Arial" w:hAnsi="Arial"/>
        </w:rPr>
        <w:t>{</w:t>
      </w:r>
      <w:r w:rsidRPr="00BA1FC0">
        <w:br/>
      </w:r>
      <w:r w:rsidRPr="00BA1FC0">
        <w:rPr>
          <w:rStyle w:val="VerbatimChar"/>
          <w:rFonts w:ascii="Arial" w:hAnsi="Arial"/>
        </w:rPr>
        <w:t xml:space="preserve">  "record_id": "&lt;string&gt;",</w:t>
      </w:r>
      <w:r w:rsidRPr="00BA1FC0">
        <w:br/>
      </w:r>
      <w:r w:rsidRPr="00BA1FC0">
        <w:rPr>
          <w:rStyle w:val="VerbatimChar"/>
          <w:rFonts w:ascii="Arial" w:hAnsi="Arial"/>
        </w:rPr>
        <w:t xml:space="preserve">  "decision": "include" | "exclude",</w:t>
      </w:r>
      <w:r w:rsidRPr="00BA1FC0">
        <w:br/>
      </w:r>
      <w:r w:rsidRPr="00BA1FC0">
        <w:rPr>
          <w:rStyle w:val="VerbatimChar"/>
          <w:rFonts w:ascii="Arial" w:hAnsi="Arial"/>
        </w:rPr>
        <w:t xml:space="preserve">  "criterion_verdicts": {</w:t>
      </w:r>
      <w:r w:rsidRPr="00BA1FC0">
        <w:br/>
      </w:r>
      <w:r w:rsidRPr="00BA1FC0">
        <w:rPr>
          <w:rStyle w:val="VerbatimChar"/>
          <w:rFonts w:ascii="Arial" w:hAnsi="Arial"/>
        </w:rPr>
        <w:t xml:space="preserve">    "P": {"verdict": "...", "span": "...", "section": "..."},</w:t>
      </w:r>
      <w:r w:rsidRPr="00BA1FC0">
        <w:br/>
      </w:r>
      <w:r w:rsidRPr="00BA1FC0">
        <w:rPr>
          <w:rStyle w:val="VerbatimChar"/>
          <w:rFonts w:ascii="Arial" w:hAnsi="Arial"/>
        </w:rPr>
        <w:t xml:space="preserve">    "I": {"verdict": "...", "span": "...", "section": "..."},</w:t>
      </w:r>
      <w:r w:rsidRPr="00BA1FC0">
        <w:br/>
      </w:r>
      <w:r w:rsidRPr="00BA1FC0">
        <w:rPr>
          <w:rStyle w:val="VerbatimChar"/>
          <w:rFonts w:ascii="Arial" w:hAnsi="Arial"/>
        </w:rPr>
        <w:t xml:space="preserve">    "C": {"verdict": "...", "span": "...", "section": "..."},</w:t>
      </w:r>
      <w:r w:rsidRPr="00BA1FC0">
        <w:br/>
      </w:r>
      <w:r w:rsidRPr="00BA1FC0">
        <w:rPr>
          <w:rStyle w:val="VerbatimChar"/>
          <w:rFonts w:ascii="Arial" w:hAnsi="Arial"/>
        </w:rPr>
        <w:t xml:space="preserve">    "O": {"verdict": "...", "span": "...", "section": "..."},</w:t>
      </w:r>
      <w:r w:rsidRPr="00BA1FC0">
        <w:br/>
      </w:r>
      <w:r w:rsidRPr="00BA1FC0">
        <w:rPr>
          <w:rStyle w:val="VerbatimChar"/>
          <w:rFonts w:ascii="Arial" w:hAnsi="Arial"/>
        </w:rPr>
        <w:t xml:space="preserve">    "S": {"verdict": "...", "span": "...", "section": "..."}</w:t>
      </w:r>
      <w:r w:rsidRPr="00BA1FC0">
        <w:br/>
      </w:r>
      <w:r w:rsidRPr="00BA1FC0">
        <w:rPr>
          <w:rStyle w:val="VerbatimChar"/>
          <w:rFonts w:ascii="Arial" w:hAnsi="Arial"/>
        </w:rPr>
        <w:t xml:space="preserve">  },</w:t>
      </w:r>
      <w:r w:rsidRPr="00BA1FC0">
        <w:br/>
      </w:r>
      <w:r w:rsidRPr="00BA1FC0">
        <w:rPr>
          <w:rStyle w:val="VerbatimChar"/>
          <w:rFonts w:ascii="Arial" w:hAnsi="Arial"/>
        </w:rPr>
        <w:t xml:space="preserve">  "stream_match": "Stream1" | "Stream2" | "none",</w:t>
      </w:r>
      <w:r w:rsidRPr="00BA1FC0">
        <w:br/>
      </w:r>
      <w:r w:rsidRPr="00BA1FC0">
        <w:rPr>
          <w:rStyle w:val="VerbatimChar"/>
          <w:rFonts w:ascii="Arial" w:hAnsi="Arial"/>
        </w:rPr>
        <w:lastRenderedPageBreak/>
        <w:t xml:space="preserve">  "primary_exclusion_reason": "P|I|C|O|S|none",</w:t>
      </w:r>
      <w:r w:rsidRPr="00BA1FC0">
        <w:br/>
      </w:r>
      <w:r w:rsidRPr="00BA1FC0">
        <w:rPr>
          <w:rStyle w:val="VerbatimChar"/>
          <w:rFonts w:ascii="Arial" w:hAnsi="Arial"/>
        </w:rPr>
        <w:t xml:space="preserve">  "confidence": 0.0–1.0,</w:t>
      </w:r>
      <w:r w:rsidRPr="00BA1FC0">
        <w:br/>
      </w:r>
      <w:r w:rsidRPr="00BA1FC0">
        <w:rPr>
          <w:rStyle w:val="VerbatimChar"/>
          <w:rFonts w:ascii="Arial" w:hAnsi="Arial"/>
        </w:rPr>
        <w:t xml:space="preserve">  "ambiguity_notes": "&lt;≤40 words&gt;"</w:t>
      </w:r>
      <w:r w:rsidRPr="00BA1FC0">
        <w:br/>
      </w:r>
      <w:r w:rsidRPr="00BA1FC0">
        <w:rPr>
          <w:rStyle w:val="VerbatimChar"/>
          <w:rFonts w:ascii="Arial" w:hAnsi="Arial"/>
        </w:rPr>
        <w:t>}</w:t>
      </w:r>
      <w:r w:rsidRPr="00BA1FC0">
        <w:br/>
      </w:r>
      <w:r w:rsidRPr="00BA1FC0">
        <w:br/>
      </w:r>
      <w:r w:rsidRPr="00BA1FC0">
        <w:rPr>
          <w:rStyle w:val="VerbatimChar"/>
          <w:rFonts w:ascii="Arial" w:hAnsi="Arial"/>
        </w:rPr>
        <w:t>DOCUMENT</w:t>
      </w:r>
      <w:r w:rsidRPr="00BA1FC0">
        <w:br/>
      </w:r>
      <w:r w:rsidRPr="00BA1FC0">
        <w:rPr>
          <w:rStyle w:val="VerbatimChar"/>
          <w:rFonts w:ascii="Arial" w:hAnsi="Arial"/>
        </w:rPr>
        <w:t>{{segmented_full_text}}</w:t>
      </w:r>
    </w:p>
    <w:p w14:paraId="24144455" w14:textId="77777777" w:rsidR="00D16BED" w:rsidRPr="00BA1FC0" w:rsidRDefault="00155271" w:rsidP="002D5C7F">
      <w:pPr>
        <w:pStyle w:val="FirstParagraph"/>
      </w:pPr>
      <w:r w:rsidRPr="00BA1FC0">
        <w:t>Paraphrase variants FT-2 (reordered criteria, imperative voice) and FT-3 (per-criterion checklist with explicit “evidence missing → not_ reported” reminder) follow the same logic as T/A-2 and T/A-3.</w:t>
      </w:r>
    </w:p>
    <w:p w14:paraId="34416FDF" w14:textId="43C4CDDA" w:rsidR="00D16BED" w:rsidRPr="00BA1FC0" w:rsidRDefault="00155271" w:rsidP="002D5C7F">
      <w:pPr>
        <w:pStyle w:val="Heading2"/>
      </w:pPr>
      <w:bookmarkStart w:id="295" w:name="AppendixF4"/>
      <w:bookmarkStart w:id="296" w:name="_Toc233231895"/>
      <w:bookmarkStart w:id="297" w:name="X5671345a2a972e85111aa62e720112c00e5080c"/>
      <w:bookmarkEnd w:id="294"/>
      <w:r w:rsidRPr="00BA1FC0">
        <w:t>F.4</w:t>
      </w:r>
      <w:bookmarkEnd w:id="295"/>
      <w:r w:rsidRPr="00BA1FC0">
        <w:t xml:space="preserve"> Data extraction prompt</w:t>
      </w:r>
      <w:bookmarkEnd w:id="296"/>
      <w:r w:rsidRPr="00BA1FC0">
        <w:t xml:space="preserve"> </w:t>
      </w:r>
    </w:p>
    <w:p w14:paraId="54D92C9A" w14:textId="06A2F584" w:rsidR="00D16BED" w:rsidRPr="00BA1FC0" w:rsidRDefault="00155271" w:rsidP="002D5C7F">
      <w:pPr>
        <w:pStyle w:val="SourceCode"/>
      </w:pPr>
      <w:r w:rsidRPr="00BA1FC0">
        <w:rPr>
          <w:rStyle w:val="VerbatimChar"/>
          <w:rFonts w:ascii="Arial" w:hAnsi="Arial"/>
        </w:rPr>
        <w:t>SYSTEM</w:t>
      </w:r>
      <w:r w:rsidRPr="00BA1FC0">
        <w:br/>
      </w:r>
      <w:r w:rsidRPr="00BA1FC0">
        <w:rPr>
          <w:rStyle w:val="VerbatimChar"/>
          <w:rFonts w:ascii="Arial" w:hAnsi="Arial"/>
        </w:rPr>
        <w:t>You are a structured data extractor for a rapid systematic review on</w:t>
      </w:r>
      <w:r w:rsidRPr="00BA1FC0">
        <w:br/>
      </w:r>
      <w:r w:rsidRPr="00BA1FC0">
        <w:rPr>
          <w:rStyle w:val="VerbatimChar"/>
          <w:rFonts w:ascii="Arial" w:hAnsi="Arial"/>
        </w:rPr>
        <w:t>ultra-low-cost psychological interventions for depression in LMICs.</w:t>
      </w:r>
      <w:r w:rsidRPr="00BA1FC0">
        <w:br/>
      </w:r>
      <w:r w:rsidRPr="00BA1FC0">
        <w:rPr>
          <w:rStyle w:val="VerbatimChar"/>
          <w:rFonts w:ascii="Arial" w:hAnsi="Arial"/>
        </w:rPr>
        <w:t>You return JSON conforming exactly to the schema below. For every</w:t>
      </w:r>
      <w:r w:rsidRPr="00BA1FC0">
        <w:br/>
      </w:r>
      <w:r w:rsidRPr="00BA1FC0">
        <w:rPr>
          <w:rStyle w:val="VerbatimChar"/>
          <w:rFonts w:ascii="Arial" w:hAnsi="Arial"/>
        </w:rPr>
        <w:t>field you populate, you MUST attach a verbatim quote ("span") of</w:t>
      </w:r>
      <w:r w:rsidRPr="00BA1FC0">
        <w:br/>
      </w:r>
      <w:r w:rsidRPr="00BA1FC0">
        <w:rPr>
          <w:rStyle w:val="VerbatimChar"/>
          <w:rFonts w:ascii="Arial" w:hAnsi="Arial"/>
        </w:rPr>
        <w:t>≤ 40 words copied character-for-character from the source document,</w:t>
      </w:r>
      <w:r w:rsidRPr="00BA1FC0">
        <w:br/>
      </w:r>
      <w:r w:rsidRPr="00BA1FC0">
        <w:rPr>
          <w:rStyle w:val="VerbatimChar"/>
          <w:rFonts w:ascii="Arial" w:hAnsi="Arial"/>
        </w:rPr>
        <w:t>plus the section in which it appears. If a field cannot be populated</w:t>
      </w:r>
      <w:r w:rsidRPr="00BA1FC0">
        <w:br/>
      </w:r>
      <w:r w:rsidRPr="00BA1FC0">
        <w:rPr>
          <w:rStyle w:val="VerbatimChar"/>
          <w:rFonts w:ascii="Arial" w:hAnsi="Arial"/>
        </w:rPr>
        <w:t>from the document, set its value to null and set its "span" to "" —</w:t>
      </w:r>
      <w:r w:rsidRPr="00BA1FC0">
        <w:br/>
      </w:r>
      <w:r w:rsidRPr="00BA1FC0">
        <w:rPr>
          <w:rStyle w:val="VerbatimChar"/>
          <w:rFonts w:ascii="Arial" w:hAnsi="Arial"/>
        </w:rPr>
        <w:t>NEVER fabricate, paraphrase, or infer numeric values.</w:t>
      </w:r>
      <w:r w:rsidRPr="00BA1FC0">
        <w:br/>
      </w:r>
      <w:r w:rsidRPr="00BA1FC0">
        <w:br/>
      </w:r>
      <w:r w:rsidRPr="00BA1FC0">
        <w:rPr>
          <w:rStyle w:val="VerbatimChar"/>
          <w:rFonts w:ascii="Arial" w:hAnsi="Arial"/>
        </w:rPr>
        <w:t>For controlled-vocabulary fields, you MUST choose exactly one (or</w:t>
      </w:r>
      <w:r w:rsidRPr="00BA1FC0">
        <w:br/>
      </w:r>
      <w:r w:rsidRPr="00BA1FC0">
        <w:rPr>
          <w:rStyle w:val="VerbatimChar"/>
          <w:rFonts w:ascii="Arial" w:hAnsi="Arial"/>
        </w:rPr>
        <w:t>multiple, where the schema permits) value from the closed list.</w:t>
      </w:r>
      <w:r w:rsidRPr="00BA1FC0">
        <w:br/>
      </w:r>
      <w:r w:rsidRPr="00BA1FC0">
        <w:rPr>
          <w:rStyle w:val="VerbatimChar"/>
          <w:rFonts w:ascii="Arial" w:hAnsi="Arial"/>
        </w:rPr>
        <w:t>If no list value applies, set the value to "other" and populate</w:t>
      </w:r>
      <w:r w:rsidRPr="00BA1FC0">
        <w:br/>
      </w:r>
      <w:r w:rsidRPr="00BA1FC0">
        <w:rPr>
          <w:rStyle w:val="VerbatimChar"/>
          <w:rFonts w:ascii="Arial" w:hAnsi="Arial"/>
        </w:rPr>
        <w:t>"other_specify" with a ≤ 10-word description AND a verbatim span.</w:t>
      </w:r>
      <w:r w:rsidRPr="00BA1FC0">
        <w:br/>
      </w:r>
      <w:r w:rsidRPr="00BA1FC0">
        <w:br/>
      </w:r>
      <w:r w:rsidRPr="00BA1FC0">
        <w:rPr>
          <w:rStyle w:val="VerbatimChar"/>
          <w:rFonts w:ascii="Arial" w:hAnsi="Arial"/>
        </w:rPr>
        <w:t>USER</w:t>
      </w:r>
      <w:r w:rsidRPr="00BA1FC0">
        <w:br/>
      </w:r>
      <w:r w:rsidRPr="00BA1FC0">
        <w:rPr>
          <w:rStyle w:val="VerbatimChar"/>
          <w:rFonts w:ascii="Arial" w:hAnsi="Arial"/>
        </w:rPr>
        <w:t>Extract the following fields from the document. Schema (abbreviated;</w:t>
      </w:r>
      <w:r w:rsidRPr="00BA1FC0">
        <w:br/>
      </w:r>
      <w:r w:rsidRPr="00BA1FC0">
        <w:rPr>
          <w:rStyle w:val="VerbatimChar"/>
          <w:rFonts w:ascii="Arial" w:hAnsi="Arial"/>
        </w:rPr>
        <w:t xml:space="preserve">full vocabularies inlined from </w:t>
      </w:r>
      <w:r w:rsidRPr="00D23053">
        <w:rPr>
          <w:rStyle w:val="VerbatimChar"/>
          <w:rFonts w:ascii="Arial" w:hAnsi="Arial"/>
          <w:color w:val="0E2841" w:themeColor="text2"/>
        </w:rPr>
        <w:t xml:space="preserve">Appendix </w:t>
      </w:r>
      <w:r w:rsidR="00D23053" w:rsidRPr="00D23053">
        <w:rPr>
          <w:rStyle w:val="VerbatimChar"/>
          <w:rFonts w:ascii="Arial" w:hAnsi="Arial"/>
          <w:color w:val="0E2841" w:themeColor="text2"/>
        </w:rPr>
        <w:fldChar w:fldCharType="begin"/>
      </w:r>
      <w:r w:rsidR="00D23053" w:rsidRPr="00D23053">
        <w:rPr>
          <w:rStyle w:val="VerbatimChar"/>
          <w:rFonts w:ascii="Arial" w:hAnsi="Arial"/>
          <w:color w:val="0E2841" w:themeColor="text2"/>
        </w:rPr>
        <w:instrText xml:space="preserve"> REF AppendixD8 \h  \* MERGEFORMAT </w:instrText>
      </w:r>
      <w:r w:rsidR="00D23053" w:rsidRPr="00D23053">
        <w:rPr>
          <w:rStyle w:val="VerbatimChar"/>
          <w:rFonts w:ascii="Arial" w:hAnsi="Arial"/>
          <w:color w:val="0E2841" w:themeColor="text2"/>
        </w:rPr>
      </w:r>
      <w:r w:rsidR="00D23053" w:rsidRPr="00D23053">
        <w:rPr>
          <w:rStyle w:val="VerbatimChar"/>
          <w:rFonts w:ascii="Arial" w:hAnsi="Arial"/>
          <w:color w:val="0E2841" w:themeColor="text2"/>
        </w:rPr>
        <w:fldChar w:fldCharType="separate"/>
      </w:r>
      <w:r w:rsidR="00D23053" w:rsidRPr="00D23053">
        <w:rPr>
          <w:rStyle w:val="VerbatimChar"/>
          <w:rFonts w:ascii="Arial" w:hAnsi="Arial"/>
          <w:color w:val="0E2841" w:themeColor="text2"/>
        </w:rPr>
        <w:t>D.8</w:t>
      </w:r>
      <w:r w:rsidR="00D23053" w:rsidRPr="00D23053">
        <w:rPr>
          <w:rStyle w:val="VerbatimChar"/>
          <w:rFonts w:ascii="Arial" w:hAnsi="Arial"/>
          <w:color w:val="0E2841" w:themeColor="text2"/>
        </w:rPr>
        <w:fldChar w:fldCharType="end"/>
      </w:r>
      <w:r w:rsidRPr="00BA1FC0">
        <w:rPr>
          <w:rStyle w:val="VerbatimChar"/>
          <w:rFonts w:ascii="Arial" w:hAnsi="Arial"/>
        </w:rPr>
        <w:t>). **Every extracted value</w:t>
      </w:r>
      <w:r w:rsidRPr="00BA1FC0">
        <w:br/>
      </w:r>
      <w:r w:rsidRPr="00BA1FC0">
        <w:rPr>
          <w:rStyle w:val="VerbatimChar"/>
          <w:rFonts w:ascii="Arial" w:hAnsi="Arial"/>
        </w:rPr>
        <w:t>uses the object shape `{ "value": ..., "span": "", "section": "" }`**</w:t>
      </w:r>
      <w:r w:rsidRPr="00BA1FC0">
        <w:br/>
      </w:r>
      <w:r w:rsidRPr="00BA1FC0">
        <w:rPr>
          <w:rStyle w:val="VerbatimChar"/>
          <w:rFonts w:ascii="Arial" w:hAnsi="Arial"/>
        </w:rPr>
        <w:t>for uniform provenance — there are no bare values in the response</w:t>
      </w:r>
      <w:r w:rsidRPr="00BA1FC0">
        <w:br/>
      </w:r>
      <w:r w:rsidRPr="00BA1FC0">
        <w:rPr>
          <w:rStyle w:val="VerbatimChar"/>
          <w:rFonts w:ascii="Arial" w:hAnsi="Arial"/>
        </w:rPr>
        <w:t>schema.</w:t>
      </w:r>
      <w:r w:rsidRPr="00BA1FC0">
        <w:br/>
      </w:r>
      <w:r w:rsidRPr="00BA1FC0">
        <w:br/>
      </w:r>
      <w:r w:rsidRPr="00BA1FC0">
        <w:rPr>
          <w:rStyle w:val="VerbatimChar"/>
          <w:rFonts w:ascii="Arial" w:hAnsi="Arial"/>
        </w:rPr>
        <w:t>{</w:t>
      </w:r>
      <w:r w:rsidRPr="00BA1FC0">
        <w:br/>
      </w:r>
      <w:r w:rsidRPr="00BA1FC0">
        <w:rPr>
          <w:rStyle w:val="VerbatimChar"/>
          <w:rFonts w:ascii="Arial" w:hAnsi="Arial"/>
        </w:rPr>
        <w:t xml:space="preserve">  "sid": { "value": "&lt;string&gt;", "span": "", "section": "" },</w:t>
      </w:r>
      <w:r w:rsidRPr="00BA1FC0">
        <w:br/>
      </w:r>
      <w:r w:rsidRPr="00BA1FC0">
        <w:rPr>
          <w:rStyle w:val="VerbatimChar"/>
          <w:rFonts w:ascii="Arial" w:hAnsi="Arial"/>
        </w:rPr>
        <w:t xml:space="preserve">  "design":     { "value": "&lt;one of D.8.1&gt;", "span": "", "section": "" },</w:t>
      </w:r>
      <w:r w:rsidRPr="00BA1FC0">
        <w:br/>
      </w:r>
      <w:r w:rsidRPr="00BA1FC0">
        <w:rPr>
          <w:rStyle w:val="VerbatimChar"/>
          <w:rFonts w:ascii="Arial" w:hAnsi="Arial"/>
        </w:rPr>
        <w:t xml:space="preserve">  "country":    { "value": ["&lt;ISO-3 codes&gt;"], "span": "", "section": "" },</w:t>
      </w:r>
      <w:r w:rsidRPr="00BA1FC0">
        <w:br/>
      </w:r>
      <w:r w:rsidRPr="00BA1FC0">
        <w:rPr>
          <w:rStyle w:val="VerbatimChar"/>
          <w:rFonts w:ascii="Arial" w:hAnsi="Arial"/>
        </w:rPr>
        <w:t xml:space="preserve">  "stream":     { "value": "Stream1" | "Stream2" | "Internal", "span": "", "section": "" },</w:t>
      </w:r>
      <w:r w:rsidRPr="00BA1FC0">
        <w:br/>
      </w:r>
      <w:r w:rsidRPr="00BA1FC0">
        <w:rPr>
          <w:rStyle w:val="VerbatimChar"/>
          <w:rFonts w:ascii="Arial" w:hAnsi="Arial"/>
        </w:rPr>
        <w:t xml:space="preserve">  "geo_focus":  { "value": "SSA" | "other-LMIC" | "HIC-UMIC" | "mixed", "span": "", "section": "" },</w:t>
      </w:r>
      <w:r w:rsidRPr="00BA1FC0">
        <w:br/>
      </w:r>
      <w:r w:rsidRPr="00BA1FC0">
        <w:rPr>
          <w:rStyle w:val="VerbatimChar"/>
          <w:rFonts w:ascii="Arial" w:hAnsi="Arial"/>
        </w:rPr>
        <w:t xml:space="preserve">  "setting":    { "value": ["&lt;one or more of D.2 setting list&gt;"], "span": "", "section": "" },</w:t>
      </w:r>
      <w:r w:rsidRPr="00BA1FC0">
        <w:br/>
      </w:r>
      <w:r w:rsidRPr="00BA1FC0">
        <w:rPr>
          <w:rStyle w:val="VerbatimChar"/>
          <w:rFonts w:ascii="Arial" w:hAnsi="Arial"/>
        </w:rPr>
        <w:t xml:space="preserve">  "pop_age":    { "value": "...", "span": "", "section": "" },</w:t>
      </w:r>
      <w:r w:rsidRPr="00BA1FC0">
        <w:br/>
      </w:r>
      <w:r w:rsidRPr="00BA1FC0">
        <w:rPr>
          <w:rStyle w:val="VerbatimChar"/>
          <w:rFonts w:ascii="Arial" w:hAnsi="Arial"/>
        </w:rPr>
        <w:lastRenderedPageBreak/>
        <w:t xml:space="preserve">  "pop_n":      { "value": &lt;int|null&gt;, "span": "", "section": "" },</w:t>
      </w:r>
      <w:r w:rsidRPr="00BA1FC0">
        <w:br/>
      </w:r>
      <w:r w:rsidRPr="00BA1FC0">
        <w:rPr>
          <w:rStyle w:val="VerbatimChar"/>
          <w:rFonts w:ascii="Arial" w:hAnsi="Arial"/>
        </w:rPr>
        <w:t xml:space="preserve">  "sev_strat":  { "value": "&lt;one of D.8.2&gt;", "span": "", "section": "" },</w:t>
      </w:r>
      <w:r w:rsidRPr="00BA1FC0">
        <w:br/>
      </w:r>
      <w:r w:rsidRPr="00BA1FC0">
        <w:rPr>
          <w:rStyle w:val="VerbatimChar"/>
          <w:rFonts w:ascii="Arial" w:hAnsi="Arial"/>
        </w:rPr>
        <w:t xml:space="preserve">  "sev_scale":  { "value": "...", "span": "", "section": "" },</w:t>
      </w:r>
      <w:r w:rsidRPr="00BA1FC0">
        <w:br/>
      </w:r>
      <w:r w:rsidRPr="00BA1FC0">
        <w:rPr>
          <w:rStyle w:val="VerbatimChar"/>
          <w:rFonts w:ascii="Arial" w:hAnsi="Arial"/>
        </w:rPr>
        <w:t xml:space="preserve">  "sev_cutoff": { "value": &lt;num|null&gt;, "span": "", "section": "" },</w:t>
      </w:r>
      <w:r w:rsidRPr="00BA1FC0">
        <w:br/>
      </w:r>
      <w:r w:rsidRPr="00BA1FC0">
        <w:rPr>
          <w:rStyle w:val="VerbatimChar"/>
          <w:rFonts w:ascii="Arial" w:hAnsi="Arial"/>
        </w:rPr>
        <w:t xml:space="preserve">  "int_name":   { "value": "...", "span": "", "section": "" },</w:t>
      </w:r>
      <w:r w:rsidRPr="00BA1FC0">
        <w:br/>
      </w:r>
      <w:r w:rsidRPr="00BA1FC0">
        <w:rPr>
          <w:rStyle w:val="VerbatimChar"/>
          <w:rFonts w:ascii="Arial" w:hAnsi="Arial"/>
        </w:rPr>
        <w:t xml:space="preserve">  "int_techniques":  { "value": ["&lt;≥1 of D.8.3a&gt;"], "span": "", "section": "" },</w:t>
      </w:r>
      <w:r w:rsidRPr="00BA1FC0">
        <w:br/>
      </w:r>
      <w:r w:rsidRPr="00BA1FC0">
        <w:rPr>
          <w:rStyle w:val="VerbatimChar"/>
          <w:rFonts w:ascii="Arial" w:hAnsi="Arial"/>
        </w:rPr>
        <w:t xml:space="preserve">  "int_adaptations": { "value": ["&lt;0+ of D.8.3b&gt;"], "span": "", "section": "" },</w:t>
      </w:r>
      <w:r w:rsidRPr="00BA1FC0">
        <w:br/>
      </w:r>
      <w:r w:rsidRPr="00BA1FC0">
        <w:rPr>
          <w:rStyle w:val="VerbatimChar"/>
          <w:rFonts w:ascii="Arial" w:hAnsi="Arial"/>
        </w:rPr>
        <w:t xml:space="preserve">  "dose_n_sessions":  { "value": &lt;int|null&gt;, "span": "", "section": "" },</w:t>
      </w:r>
      <w:r w:rsidRPr="00BA1FC0">
        <w:br/>
      </w:r>
      <w:r w:rsidRPr="00BA1FC0">
        <w:rPr>
          <w:rStyle w:val="VerbatimChar"/>
          <w:rFonts w:ascii="Arial" w:hAnsi="Arial"/>
        </w:rPr>
        <w:t xml:space="preserve">  "dose_session_min": { "value": &lt;num|null&gt;, "span": "", "section": "" },</w:t>
      </w:r>
      <w:r w:rsidRPr="00BA1FC0">
        <w:br/>
      </w:r>
      <w:r w:rsidRPr="00BA1FC0">
        <w:rPr>
          <w:rStyle w:val="VerbatimChar"/>
          <w:rFonts w:ascii="Arial" w:hAnsi="Arial"/>
        </w:rPr>
        <w:t xml:space="preserve">  "dose_band":   { "value": "&lt;one of D.8.4&gt;", "span": "", "section": "" },</w:t>
      </w:r>
      <w:r w:rsidRPr="00BA1FC0">
        <w:br/>
      </w:r>
      <w:r w:rsidRPr="00BA1FC0">
        <w:rPr>
          <w:rStyle w:val="VerbatimChar"/>
          <w:rFonts w:ascii="Arial" w:hAnsi="Arial"/>
        </w:rPr>
        <w:t xml:space="preserve">  "dose_freq":   { "value": "...", "span": "", "section": "" },</w:t>
      </w:r>
      <w:r w:rsidRPr="00BA1FC0">
        <w:br/>
      </w:r>
      <w:r w:rsidRPr="00BA1FC0">
        <w:rPr>
          <w:rStyle w:val="VerbatimChar"/>
          <w:rFonts w:ascii="Arial" w:hAnsi="Arial"/>
        </w:rPr>
        <w:t xml:space="preserve">  "dose_duration_wk": { "value": &lt;num|null&gt;, "span": "", "section": "" },</w:t>
      </w:r>
      <w:r w:rsidRPr="00BA1FC0">
        <w:br/>
      </w:r>
      <w:r w:rsidRPr="00BA1FC0">
        <w:rPr>
          <w:rStyle w:val="VerbatimChar"/>
          <w:rFonts w:ascii="Arial" w:hAnsi="Arial"/>
        </w:rPr>
        <w:t xml:space="preserve">  "fac_type":    { "value": "&lt;one of D.8.5&gt;", "span": "", "section": "" },</w:t>
      </w:r>
      <w:r w:rsidRPr="00BA1FC0">
        <w:br/>
      </w:r>
      <w:r w:rsidRPr="00BA1FC0">
        <w:rPr>
          <w:rStyle w:val="VerbatimChar"/>
          <w:rFonts w:ascii="Arial" w:hAnsi="Arial"/>
        </w:rPr>
        <w:t xml:space="preserve">  "fac_train_h": { "value": &lt;num|null&gt;, "span": "", "section": "" },</w:t>
      </w:r>
      <w:r w:rsidRPr="00BA1FC0">
        <w:br/>
      </w:r>
      <w:r w:rsidRPr="00BA1FC0">
        <w:rPr>
          <w:rStyle w:val="VerbatimChar"/>
          <w:rFonts w:ascii="Arial" w:hAnsi="Arial"/>
        </w:rPr>
        <w:t xml:space="preserve">  "fac_super":   { "value": "...", "span": "", "section": "" },</w:t>
      </w:r>
      <w:r w:rsidRPr="00BA1FC0">
        <w:br/>
      </w:r>
      <w:r w:rsidRPr="00BA1FC0">
        <w:rPr>
          <w:rStyle w:val="VerbatimChar"/>
          <w:rFonts w:ascii="Arial" w:hAnsi="Arial"/>
        </w:rPr>
        <w:t xml:space="preserve">  "del_format":  { "value": "&lt;one of D.8.6&gt;", "span": "", "section": "" },</w:t>
      </w:r>
      <w:r w:rsidRPr="00BA1FC0">
        <w:br/>
      </w:r>
      <w:r w:rsidRPr="00BA1FC0">
        <w:rPr>
          <w:rStyle w:val="VerbatimChar"/>
          <w:rFonts w:ascii="Arial" w:hAnsi="Arial"/>
        </w:rPr>
        <w:t xml:space="preserve">  "del_modality":{ "value": "...", "span": "", "section": "" },</w:t>
      </w:r>
      <w:r w:rsidRPr="00BA1FC0">
        <w:br/>
      </w:r>
      <w:r w:rsidRPr="00BA1FC0">
        <w:rPr>
          <w:rStyle w:val="VerbatimChar"/>
          <w:rFonts w:ascii="Arial" w:hAnsi="Arial"/>
        </w:rPr>
        <w:t xml:space="preserve">  "out_primary": { "value": "...", "span": "", "section": "" },</w:t>
      </w:r>
      <w:r w:rsidRPr="00BA1FC0">
        <w:br/>
      </w:r>
      <w:r w:rsidRPr="00BA1FC0">
        <w:rPr>
          <w:rStyle w:val="VerbatimChar"/>
          <w:rFonts w:ascii="Arial" w:hAnsi="Arial"/>
        </w:rPr>
        <w:t xml:space="preserve">  "out_scale":   { "value": "...", "span": "", "section": "" },</w:t>
      </w:r>
      <w:r w:rsidRPr="00BA1FC0">
        <w:br/>
      </w:r>
      <w:r w:rsidRPr="00BA1FC0">
        <w:rPr>
          <w:rStyle w:val="VerbatimChar"/>
          <w:rFonts w:ascii="Arial" w:hAnsi="Arial"/>
        </w:rPr>
        <w:t xml:space="preserve">  "out_timepoint": { "value": &lt;num|null&gt;, "span": "", "section": "" },</w:t>
      </w:r>
      <w:r w:rsidRPr="00BA1FC0">
        <w:br/>
      </w:r>
      <w:r w:rsidRPr="00BA1FC0">
        <w:rPr>
          <w:rStyle w:val="VerbatimChar"/>
          <w:rFonts w:ascii="Arial" w:hAnsi="Arial"/>
        </w:rPr>
        <w:t xml:space="preserve">  "eff_metric":  { "value": "...", "span": "", "section": "" },</w:t>
      </w:r>
      <w:r w:rsidRPr="00BA1FC0">
        <w:br/>
      </w:r>
      <w:r w:rsidRPr="00BA1FC0">
        <w:rPr>
          <w:rStyle w:val="VerbatimChar"/>
          <w:rFonts w:ascii="Arial" w:hAnsi="Arial"/>
        </w:rPr>
        <w:t xml:space="preserve">  "eff_value":   { "value": &lt;num|null&gt;, "span": "", "section": "" },</w:t>
      </w:r>
      <w:r w:rsidRPr="00BA1FC0">
        <w:br/>
      </w:r>
      <w:r w:rsidRPr="00BA1FC0">
        <w:rPr>
          <w:rStyle w:val="VerbatimChar"/>
          <w:rFonts w:ascii="Arial" w:hAnsi="Arial"/>
        </w:rPr>
        <w:t xml:space="preserve">  "eff_ci_lo":   { "value": &lt;num|null&gt;, "span": "", "section": "" },</w:t>
      </w:r>
      <w:r w:rsidRPr="00BA1FC0">
        <w:br/>
      </w:r>
      <w:r w:rsidRPr="00BA1FC0">
        <w:rPr>
          <w:rStyle w:val="VerbatimChar"/>
          <w:rFonts w:ascii="Arial" w:hAnsi="Arial"/>
        </w:rPr>
        <w:t xml:space="preserve">  "eff_ci_hi":   { "value": &lt;num|null&gt;, "span": "", "section": "" },</w:t>
      </w:r>
      <w:r w:rsidRPr="00BA1FC0">
        <w:br/>
      </w:r>
      <w:r w:rsidRPr="00BA1FC0">
        <w:rPr>
          <w:rStyle w:val="VerbatimChar"/>
          <w:rFonts w:ascii="Arial" w:hAnsi="Arial"/>
        </w:rPr>
        <w:t xml:space="preserve">  "eff_direction": { "value": "...", "span": "", "section": "" },</w:t>
      </w:r>
      <w:r w:rsidRPr="00BA1FC0">
        <w:br/>
      </w:r>
      <w:r w:rsidRPr="00BA1FC0">
        <w:rPr>
          <w:rStyle w:val="VerbatimChar"/>
          <w:rFonts w:ascii="Arial" w:hAnsi="Arial"/>
        </w:rPr>
        <w:t xml:space="preserve">  "cost_reported": { "value": &lt;bool&gt;, "span": "", "section": "" },</w:t>
      </w:r>
      <w:r w:rsidRPr="00BA1FC0">
        <w:br/>
      </w:r>
      <w:r w:rsidRPr="00BA1FC0">
        <w:rPr>
          <w:rStyle w:val="VerbatimChar"/>
          <w:rFonts w:ascii="Arial" w:hAnsi="Arial"/>
        </w:rPr>
        <w:t xml:space="preserve">  "cost_per_pt_local": { "value": &lt;num|null&gt;, "span": "", "section": "" },</w:t>
      </w:r>
      <w:r w:rsidRPr="00BA1FC0">
        <w:br/>
      </w:r>
      <w:r w:rsidRPr="00BA1FC0">
        <w:rPr>
          <w:rStyle w:val="VerbatimChar"/>
          <w:rFonts w:ascii="Arial" w:hAnsi="Arial"/>
        </w:rPr>
        <w:t xml:space="preserve">  "cost_currency":     { "value": "&lt;ISO-4217&gt;", "span": "", "section": "" },</w:t>
      </w:r>
      <w:r w:rsidRPr="00BA1FC0">
        <w:br/>
      </w:r>
      <w:r w:rsidRPr="00BA1FC0">
        <w:rPr>
          <w:rStyle w:val="VerbatimChar"/>
          <w:rFonts w:ascii="Arial" w:hAnsi="Arial"/>
        </w:rPr>
        <w:t xml:space="preserve">  "cost_year":         { "value": &lt;int|null&gt;, "span": "", "section": "" },</w:t>
      </w:r>
      <w:r w:rsidRPr="00BA1FC0">
        <w:br/>
      </w:r>
      <w:r w:rsidRPr="00BA1FC0">
        <w:rPr>
          <w:rStyle w:val="VerbatimChar"/>
          <w:rFonts w:ascii="Arial" w:hAnsi="Arial"/>
        </w:rPr>
        <w:t xml:space="preserve">  "cost_perspective":  { "value": "...", "span": "", "section": "" },</w:t>
      </w:r>
      <w:r w:rsidRPr="00BA1FC0">
        <w:br/>
      </w:r>
      <w:r w:rsidRPr="00BA1FC0">
        <w:rPr>
          <w:rStyle w:val="VerbatimChar"/>
          <w:rFonts w:ascii="Arial" w:hAnsi="Arial"/>
        </w:rPr>
        <w:t xml:space="preserve">  "extractor_confidence": 0.0–1.0,</w:t>
      </w:r>
      <w:r w:rsidRPr="00BA1FC0">
        <w:br/>
      </w:r>
      <w:r w:rsidRPr="00BA1FC0">
        <w:rPr>
          <w:rStyle w:val="VerbatimChar"/>
          <w:rFonts w:ascii="Arial" w:hAnsi="Arial"/>
        </w:rPr>
        <w:t xml:space="preserve">  "fields_flagged_for_human": [ "&lt;field_id&gt;", ... ]</w:t>
      </w:r>
      <w:r w:rsidRPr="00BA1FC0">
        <w:br/>
      </w:r>
      <w:r w:rsidRPr="00BA1FC0">
        <w:rPr>
          <w:rStyle w:val="VerbatimChar"/>
          <w:rFonts w:ascii="Arial" w:hAnsi="Arial"/>
        </w:rPr>
        <w:t>}</w:t>
      </w:r>
      <w:r w:rsidRPr="00BA1FC0">
        <w:br/>
      </w:r>
      <w:r w:rsidRPr="00BA1FC0">
        <w:br/>
      </w:r>
      <w:r w:rsidRPr="00BA1FC0">
        <w:rPr>
          <w:rStyle w:val="VerbatimChar"/>
          <w:rFonts w:ascii="Arial" w:hAnsi="Arial"/>
        </w:rPr>
        <w:t>Rules of evidence:</w:t>
      </w:r>
      <w:r w:rsidRPr="00BA1FC0">
        <w:br/>
      </w:r>
      <w:r w:rsidRPr="00BA1FC0">
        <w:rPr>
          <w:rStyle w:val="VerbatimChar"/>
          <w:rFonts w:ascii="Arial" w:hAnsi="Arial"/>
        </w:rPr>
        <w:t>1. For every numeric field, the span MUST contain the digits exactly</w:t>
      </w:r>
      <w:r w:rsidRPr="00BA1FC0">
        <w:br/>
      </w:r>
      <w:r w:rsidRPr="00BA1FC0">
        <w:rPr>
          <w:rStyle w:val="VerbatimChar"/>
          <w:rFonts w:ascii="Arial" w:hAnsi="Arial"/>
        </w:rPr>
        <w:t xml:space="preserve">   as they appear in the document (no rounding, no unit conversion).</w:t>
      </w:r>
      <w:r w:rsidRPr="00BA1FC0">
        <w:br/>
      </w:r>
      <w:r w:rsidRPr="00BA1FC0">
        <w:rPr>
          <w:rStyle w:val="VerbatimChar"/>
          <w:rFonts w:ascii="Arial" w:hAnsi="Arial"/>
        </w:rPr>
        <w:t>2. For cost, extract in the currency and year as reported; do NOT</w:t>
      </w:r>
      <w:r w:rsidRPr="00BA1FC0">
        <w:br/>
      </w:r>
      <w:r w:rsidRPr="00BA1FC0">
        <w:rPr>
          <w:rStyle w:val="VerbatimChar"/>
          <w:rFonts w:ascii="Arial" w:hAnsi="Arial"/>
        </w:rPr>
        <w:t xml:space="preserve">   convert to USD or PPP — the </w:t>
      </w:r>
      <w:r w:rsidR="00D23053" w:rsidRPr="00BA1FC0">
        <w:rPr>
          <w:rStyle w:val="VerbatimChar"/>
          <w:rFonts w:ascii="Arial" w:hAnsi="Arial"/>
        </w:rPr>
        <w:t>harmonization</w:t>
      </w:r>
      <w:r w:rsidRPr="00BA1FC0">
        <w:rPr>
          <w:rStyle w:val="VerbatimChar"/>
          <w:rFonts w:ascii="Arial" w:hAnsi="Arial"/>
        </w:rPr>
        <w:t xml:space="preserve"> pipeline does that</w:t>
      </w:r>
      <w:r w:rsidRPr="00BA1FC0">
        <w:br/>
      </w:r>
      <w:r w:rsidRPr="00BA1FC0">
        <w:rPr>
          <w:rStyle w:val="VerbatimChar"/>
          <w:rFonts w:ascii="Arial" w:hAnsi="Arial"/>
        </w:rPr>
        <w:t xml:space="preserve">   downstream using CPI inflation + market FX.</w:t>
      </w:r>
      <w:r w:rsidRPr="00BA1FC0">
        <w:br/>
      </w:r>
      <w:r w:rsidRPr="00BA1FC0">
        <w:rPr>
          <w:rStyle w:val="VerbatimChar"/>
          <w:rFonts w:ascii="Arial" w:hAnsi="Arial"/>
        </w:rPr>
        <w:t>3. If two passages contradict each other, populate the value from</w:t>
      </w:r>
      <w:r w:rsidRPr="00BA1FC0">
        <w:br/>
      </w:r>
      <w:r w:rsidRPr="00BA1FC0">
        <w:rPr>
          <w:rStyle w:val="VerbatimChar"/>
          <w:rFonts w:ascii="Arial" w:hAnsi="Arial"/>
        </w:rPr>
        <w:t xml:space="preserve">   the **primary results table** and add the contradicting passage</w:t>
      </w:r>
      <w:r w:rsidRPr="00BA1FC0">
        <w:br/>
      </w:r>
      <w:r w:rsidRPr="00BA1FC0">
        <w:rPr>
          <w:rStyle w:val="VerbatimChar"/>
          <w:rFonts w:ascii="Arial" w:hAnsi="Arial"/>
        </w:rPr>
        <w:t xml:space="preserve">   to `fields_flagged_for_human`.</w:t>
      </w:r>
      <w:r w:rsidRPr="00BA1FC0">
        <w:br/>
      </w:r>
      <w:r w:rsidRPr="00BA1FC0">
        <w:rPr>
          <w:rStyle w:val="VerbatimChar"/>
          <w:rFonts w:ascii="Arial" w:hAnsi="Arial"/>
        </w:rPr>
        <w:lastRenderedPageBreak/>
        <w:t>4. If the document is a systematic review reporting pooled estimates,</w:t>
      </w:r>
      <w:r w:rsidRPr="00BA1FC0">
        <w:br/>
      </w:r>
      <w:r w:rsidRPr="00BA1FC0">
        <w:rPr>
          <w:rStyle w:val="VerbatimChar"/>
          <w:rFonts w:ascii="Arial" w:hAnsi="Arial"/>
        </w:rPr>
        <w:t xml:space="preserve">   set `design.value` = "Systematic-review" or "Meta-analysis";</w:t>
      </w:r>
      <w:r w:rsidRPr="00BA1FC0">
        <w:br/>
      </w:r>
      <w:r w:rsidRPr="00BA1FC0">
        <w:rPr>
          <w:rStyle w:val="VerbatimChar"/>
          <w:rFonts w:ascii="Arial" w:hAnsi="Arial"/>
        </w:rPr>
        <w:t xml:space="preserve">   populate `eff_value` with the pooled estimate; populate `pop_n`</w:t>
      </w:r>
      <w:r w:rsidRPr="00BA1FC0">
        <w:br/>
      </w:r>
      <w:r w:rsidRPr="00BA1FC0">
        <w:rPr>
          <w:rStyle w:val="VerbatimChar"/>
          <w:rFonts w:ascii="Arial" w:hAnsi="Arial"/>
        </w:rPr>
        <w:t xml:space="preserve">   with the total N across included studies; flag `dose_band` as</w:t>
      </w:r>
      <w:r w:rsidRPr="00BA1FC0">
        <w:br/>
      </w:r>
      <w:r w:rsidRPr="00BA1FC0">
        <w:rPr>
          <w:rStyle w:val="VerbatimChar"/>
          <w:rFonts w:ascii="Arial" w:hAnsi="Arial"/>
        </w:rPr>
        <w:t xml:space="preserve">   "Not-reported" unless the review reports a modal dose.</w:t>
      </w:r>
      <w:r w:rsidRPr="00BA1FC0">
        <w:br/>
      </w:r>
      <w:r w:rsidRPr="00BA1FC0">
        <w:rPr>
          <w:rStyle w:val="VerbatimChar"/>
          <w:rFonts w:ascii="Arial" w:hAnsi="Arial"/>
        </w:rPr>
        <w:t>5. **Do not extract a primary ingredient.** Multi-select all</w:t>
      </w:r>
      <w:r w:rsidRPr="00BA1FC0">
        <w:br/>
      </w:r>
      <w:r w:rsidRPr="00BA1FC0">
        <w:rPr>
          <w:rStyle w:val="VerbatimChar"/>
          <w:rFonts w:ascii="Arial" w:hAnsi="Arial"/>
        </w:rPr>
        <w:t xml:space="preserve">   techniques into `int_techniques`. Primary ingredient is assigned</w:t>
      </w:r>
      <w:r w:rsidRPr="00BA1FC0">
        <w:br/>
      </w:r>
      <w:r w:rsidRPr="00BA1FC0">
        <w:rPr>
          <w:rStyle w:val="VerbatimChar"/>
          <w:rFonts w:ascii="Arial" w:hAnsi="Arial"/>
        </w:rPr>
        <w:t xml:space="preserve">   at synthesis using the documented manual-minutes rule (§D.4).</w:t>
      </w:r>
      <w:r w:rsidRPr="00BA1FC0">
        <w:br/>
      </w:r>
      <w:r w:rsidRPr="00BA1FC0">
        <w:rPr>
          <w:rStyle w:val="VerbatimChar"/>
          <w:rFonts w:ascii="Arial" w:hAnsi="Arial"/>
        </w:rPr>
        <w:t>6. For any field where extractor_confidence &lt; 0.7, add the field_id</w:t>
      </w:r>
      <w:r w:rsidRPr="00BA1FC0">
        <w:br/>
      </w:r>
      <w:r w:rsidRPr="00BA1FC0">
        <w:rPr>
          <w:rStyle w:val="VerbatimChar"/>
          <w:rFonts w:ascii="Arial" w:hAnsi="Arial"/>
        </w:rPr>
        <w:t xml:space="preserve">   to `fields_flagged_for_human`.</w:t>
      </w:r>
      <w:r w:rsidRPr="00BA1FC0">
        <w:br/>
      </w:r>
      <w:r w:rsidRPr="00BA1FC0">
        <w:br/>
      </w:r>
      <w:r w:rsidRPr="00BA1FC0">
        <w:rPr>
          <w:rStyle w:val="VerbatimChar"/>
          <w:rFonts w:ascii="Arial" w:hAnsi="Arial"/>
        </w:rPr>
        <w:t>DOCUMENT</w:t>
      </w:r>
      <w:r w:rsidRPr="00BA1FC0">
        <w:br/>
      </w:r>
      <w:r w:rsidRPr="00BA1FC0">
        <w:rPr>
          <w:rStyle w:val="VerbatimChar"/>
          <w:rFonts w:ascii="Arial" w:hAnsi="Arial"/>
        </w:rPr>
        <w:t>{{segmented_full_text}}</w:t>
      </w:r>
    </w:p>
    <w:p w14:paraId="1F2F7418" w14:textId="77777777" w:rsidR="00D16BED" w:rsidRPr="00BA1FC0" w:rsidRDefault="00155271" w:rsidP="002D5C7F">
      <w:pPr>
        <w:pStyle w:val="FirstParagraph"/>
      </w:pPr>
      <w:r w:rsidRPr="00BA1FC0">
        <w:t>Paraphrase variants EX-2 and EX-3 differ in: (EX-2) field ordering randomised, anti-anchoring; (EX-3) per-field “extract or justify absence” framing. Majority vote across k=3 runs at field granularity; any per-field disagreement → human verification.</w:t>
      </w:r>
    </w:p>
    <w:p w14:paraId="4E477AA6" w14:textId="701A0347" w:rsidR="00D16BED" w:rsidRPr="00BA1FC0" w:rsidRDefault="00155271" w:rsidP="002D5C7F">
      <w:pPr>
        <w:pStyle w:val="Heading2"/>
      </w:pPr>
      <w:bookmarkStart w:id="298" w:name="AppendixF5"/>
      <w:bookmarkStart w:id="299" w:name="_Toc233231896"/>
      <w:bookmarkStart w:id="300" w:name="X085d8f830c2780aed8cff1aa73e55c109a5f056"/>
      <w:bookmarkEnd w:id="297"/>
      <w:r w:rsidRPr="00BA1FC0">
        <w:t>F.5</w:t>
      </w:r>
      <w:bookmarkEnd w:id="298"/>
      <w:r w:rsidRPr="00BA1FC0">
        <w:t xml:space="preserve"> Verbatim-span validation prompt</w:t>
      </w:r>
      <w:bookmarkEnd w:id="299"/>
      <w:r w:rsidRPr="00BA1FC0">
        <w:t xml:space="preserve"> </w:t>
      </w:r>
    </w:p>
    <w:p w14:paraId="77630459" w14:textId="77777777" w:rsidR="00D16BED" w:rsidRPr="00BA1FC0" w:rsidRDefault="00155271" w:rsidP="002D5C7F">
      <w:pPr>
        <w:pStyle w:val="SourceCode"/>
      </w:pPr>
      <w:r w:rsidRPr="00BA1FC0">
        <w:rPr>
          <w:rStyle w:val="VerbatimChar"/>
          <w:rFonts w:ascii="Arial" w:hAnsi="Arial"/>
        </w:rPr>
        <w:t>SYSTEM</w:t>
      </w:r>
      <w:r w:rsidRPr="00BA1FC0">
        <w:br/>
      </w:r>
      <w:r w:rsidRPr="00BA1FC0">
        <w:rPr>
          <w:rStyle w:val="VerbatimChar"/>
          <w:rFonts w:ascii="Arial" w:hAnsi="Arial"/>
        </w:rPr>
        <w:t>You are a verification function. You receive (a) a claimed value,</w:t>
      </w:r>
      <w:r w:rsidRPr="00BA1FC0">
        <w:br/>
      </w:r>
      <w:r w:rsidRPr="00BA1FC0">
        <w:rPr>
          <w:rStyle w:val="VerbatimChar"/>
          <w:rFonts w:ascii="Arial" w:hAnsi="Arial"/>
        </w:rPr>
        <w:t>(b) a verbatim span, (c) the section it was drawn from, and (d) the</w:t>
      </w:r>
      <w:r w:rsidRPr="00BA1FC0">
        <w:br/>
      </w:r>
      <w:r w:rsidRPr="00BA1FC0">
        <w:rPr>
          <w:rStyle w:val="VerbatimChar"/>
          <w:rFonts w:ascii="Arial" w:hAnsi="Arial"/>
        </w:rPr>
        <w:t>full segmented document. You verify that the span appears in the</w:t>
      </w:r>
      <w:r w:rsidRPr="00BA1FC0">
        <w:br/>
      </w:r>
      <w:r w:rsidRPr="00BA1FC0">
        <w:rPr>
          <w:rStyle w:val="VerbatimChar"/>
          <w:rFonts w:ascii="Arial" w:hAnsi="Arial"/>
        </w:rPr>
        <w:t>document EXACTLY as quoted (character-for-character, including</w:t>
      </w:r>
      <w:r w:rsidRPr="00BA1FC0">
        <w:br/>
      </w:r>
      <w:r w:rsidRPr="00BA1FC0">
        <w:rPr>
          <w:rStyle w:val="VerbatimChar"/>
          <w:rFonts w:ascii="Arial" w:hAnsi="Arial"/>
        </w:rPr>
        <w:t>punctuation and digits) AND that the section reference is accurate</w:t>
      </w:r>
      <w:r w:rsidRPr="00BA1FC0">
        <w:br/>
      </w:r>
      <w:r w:rsidRPr="00BA1FC0">
        <w:rPr>
          <w:rStyle w:val="VerbatimChar"/>
          <w:rFonts w:ascii="Arial" w:hAnsi="Arial"/>
        </w:rPr>
        <w:t>AND that the claimed value is consistent with what the span says.</w:t>
      </w:r>
      <w:r w:rsidRPr="00BA1FC0">
        <w:br/>
      </w:r>
      <w:r w:rsidRPr="00BA1FC0">
        <w:rPr>
          <w:rStyle w:val="VerbatimChar"/>
          <w:rFonts w:ascii="Arial" w:hAnsi="Arial"/>
        </w:rPr>
        <w:t>You return JSON only.</w:t>
      </w:r>
      <w:r w:rsidRPr="00BA1FC0">
        <w:br/>
      </w:r>
      <w:r w:rsidRPr="00BA1FC0">
        <w:br/>
      </w:r>
      <w:r w:rsidRPr="00BA1FC0">
        <w:rPr>
          <w:rStyle w:val="VerbatimChar"/>
          <w:rFonts w:ascii="Arial" w:hAnsi="Arial"/>
        </w:rPr>
        <w:t>USER</w:t>
      </w:r>
      <w:r w:rsidRPr="00BA1FC0">
        <w:br/>
      </w:r>
      <w:r w:rsidRPr="00BA1FC0">
        <w:rPr>
          <w:rStyle w:val="VerbatimChar"/>
          <w:rFonts w:ascii="Arial" w:hAnsi="Arial"/>
        </w:rPr>
        <w:t>Verify the following claim.</w:t>
      </w:r>
      <w:r w:rsidRPr="00BA1FC0">
        <w:br/>
      </w:r>
      <w:r w:rsidRPr="00BA1FC0">
        <w:br/>
      </w:r>
      <w:r w:rsidRPr="00BA1FC0">
        <w:rPr>
          <w:rStyle w:val="VerbatimChar"/>
          <w:rFonts w:ascii="Arial" w:hAnsi="Arial"/>
        </w:rPr>
        <w:t>claim:</w:t>
      </w:r>
      <w:r w:rsidRPr="00BA1FC0">
        <w:br/>
      </w:r>
      <w:r w:rsidRPr="00BA1FC0">
        <w:rPr>
          <w:rStyle w:val="VerbatimChar"/>
          <w:rFonts w:ascii="Arial" w:hAnsi="Arial"/>
        </w:rPr>
        <w:t xml:space="preserve">  field: "{{field_id}}"</w:t>
      </w:r>
      <w:r w:rsidRPr="00BA1FC0">
        <w:br/>
      </w:r>
      <w:r w:rsidRPr="00BA1FC0">
        <w:rPr>
          <w:rStyle w:val="VerbatimChar"/>
          <w:rFonts w:ascii="Arial" w:hAnsi="Arial"/>
        </w:rPr>
        <w:t xml:space="preserve">  value: {{value}}</w:t>
      </w:r>
      <w:r w:rsidRPr="00BA1FC0">
        <w:br/>
      </w:r>
      <w:r w:rsidRPr="00BA1FC0">
        <w:rPr>
          <w:rStyle w:val="VerbatimChar"/>
          <w:rFonts w:ascii="Arial" w:hAnsi="Arial"/>
        </w:rPr>
        <w:t xml:space="preserve">  span: "{{span}}"</w:t>
      </w:r>
      <w:r w:rsidRPr="00BA1FC0">
        <w:br/>
      </w:r>
      <w:r w:rsidRPr="00BA1FC0">
        <w:rPr>
          <w:rStyle w:val="VerbatimChar"/>
          <w:rFonts w:ascii="Arial" w:hAnsi="Arial"/>
        </w:rPr>
        <w:t xml:space="preserve">  section: "{{section}}"</w:t>
      </w:r>
      <w:r w:rsidRPr="00BA1FC0">
        <w:br/>
      </w:r>
      <w:r w:rsidRPr="00BA1FC0">
        <w:br/>
      </w:r>
      <w:r w:rsidRPr="00BA1FC0">
        <w:rPr>
          <w:rStyle w:val="VerbatimChar"/>
          <w:rFonts w:ascii="Arial" w:hAnsi="Arial"/>
        </w:rPr>
        <w:t>document:</w:t>
      </w:r>
      <w:r w:rsidRPr="00BA1FC0">
        <w:br/>
      </w:r>
      <w:r w:rsidRPr="00BA1FC0">
        <w:rPr>
          <w:rStyle w:val="VerbatimChar"/>
          <w:rFonts w:ascii="Arial" w:hAnsi="Arial"/>
        </w:rPr>
        <w:t>{{segmented_full_text}}</w:t>
      </w:r>
      <w:r w:rsidRPr="00BA1FC0">
        <w:br/>
      </w:r>
      <w:r w:rsidRPr="00BA1FC0">
        <w:br/>
      </w:r>
      <w:r w:rsidRPr="00BA1FC0">
        <w:rPr>
          <w:rStyle w:val="VerbatimChar"/>
          <w:rFonts w:ascii="Arial" w:hAnsi="Arial"/>
        </w:rPr>
        <w:t>Return:</w:t>
      </w:r>
      <w:r w:rsidRPr="00BA1FC0">
        <w:br/>
      </w:r>
      <w:r w:rsidRPr="00BA1FC0">
        <w:rPr>
          <w:rStyle w:val="VerbatimChar"/>
          <w:rFonts w:ascii="Arial" w:hAnsi="Arial"/>
        </w:rPr>
        <w:t>{</w:t>
      </w:r>
      <w:r w:rsidRPr="00BA1FC0">
        <w:br/>
      </w:r>
      <w:r w:rsidRPr="00BA1FC0">
        <w:rPr>
          <w:rStyle w:val="VerbatimChar"/>
          <w:rFonts w:ascii="Arial" w:hAnsi="Arial"/>
        </w:rPr>
        <w:t xml:space="preserve">  "span_present_verbatim": true | false,</w:t>
      </w:r>
      <w:r w:rsidRPr="00BA1FC0">
        <w:br/>
      </w:r>
      <w:r w:rsidRPr="00BA1FC0">
        <w:rPr>
          <w:rStyle w:val="VerbatimChar"/>
          <w:rFonts w:ascii="Arial" w:hAnsi="Arial"/>
        </w:rPr>
        <w:lastRenderedPageBreak/>
        <w:t xml:space="preserve">  "section_correct": true | false,</w:t>
      </w:r>
      <w:r w:rsidRPr="00BA1FC0">
        <w:br/>
      </w:r>
      <w:r w:rsidRPr="00BA1FC0">
        <w:rPr>
          <w:rStyle w:val="VerbatimChar"/>
          <w:rFonts w:ascii="Arial" w:hAnsi="Arial"/>
        </w:rPr>
        <w:t xml:space="preserve">  "value_consistent_with_span": true | false,</w:t>
      </w:r>
      <w:r w:rsidRPr="00BA1FC0">
        <w:br/>
      </w:r>
      <w:r w:rsidRPr="00BA1FC0">
        <w:rPr>
          <w:rStyle w:val="VerbatimChar"/>
          <w:rFonts w:ascii="Arial" w:hAnsi="Arial"/>
        </w:rPr>
        <w:t xml:space="preserve">  "verdict": "pass" | "fail",</w:t>
      </w:r>
      <w:r w:rsidRPr="00BA1FC0">
        <w:br/>
      </w:r>
      <w:r w:rsidRPr="00BA1FC0">
        <w:rPr>
          <w:rStyle w:val="VerbatimChar"/>
          <w:rFonts w:ascii="Arial" w:hAnsi="Arial"/>
        </w:rPr>
        <w:t xml:space="preserve">  "failure_reason": "&lt;≤25 words; empty if pass&gt;"</w:t>
      </w:r>
      <w:r w:rsidRPr="00BA1FC0">
        <w:br/>
      </w:r>
      <w:r w:rsidRPr="00BA1FC0">
        <w:rPr>
          <w:rStyle w:val="VerbatimChar"/>
          <w:rFonts w:ascii="Arial" w:hAnsi="Arial"/>
        </w:rPr>
        <w:t>}</w:t>
      </w:r>
      <w:r w:rsidRPr="00BA1FC0">
        <w:br/>
      </w:r>
      <w:r w:rsidRPr="00BA1FC0">
        <w:br/>
      </w:r>
      <w:r w:rsidRPr="00BA1FC0">
        <w:rPr>
          <w:rStyle w:val="VerbatimChar"/>
          <w:rFonts w:ascii="Arial" w:hAnsi="Arial"/>
        </w:rPr>
        <w:t>verdict = "pass" iff all three booleans are true.</w:t>
      </w:r>
    </w:p>
    <w:p w14:paraId="121FB4F2" w14:textId="77777777" w:rsidR="00D16BED" w:rsidRPr="00BA1FC0" w:rsidRDefault="00155271" w:rsidP="002D5C7F">
      <w:pPr>
        <w:pStyle w:val="FirstParagraph"/>
      </w:pPr>
      <w:r w:rsidRPr="00BA1FC0">
        <w:t xml:space="preserve">A </w:t>
      </w:r>
      <w:r w:rsidRPr="00BA1FC0">
        <w:rPr>
          <w:rStyle w:val="VerbatimChar"/>
          <w:rFonts w:ascii="Arial" w:hAnsi="Arial"/>
        </w:rPr>
        <w:t>fail</w:t>
      </w:r>
      <w:r w:rsidRPr="00BA1FC0">
        <w:t xml:space="preserve"> verdict on any field triggers human re-extraction of that field. The validation function runs over </w:t>
      </w:r>
      <w:r w:rsidRPr="00BA1FC0">
        <w:rPr>
          <w:b/>
        </w:rPr>
        <w:t>100%</w:t>
      </w:r>
      <w:r w:rsidRPr="00BA1FC0">
        <w:t xml:space="preserve"> of LLM-extracted quantitative fields and a </w:t>
      </w:r>
      <w:r w:rsidRPr="00BA1FC0">
        <w:rPr>
          <w:b/>
        </w:rPr>
        <w:t>20% random sample</w:t>
      </w:r>
      <w:r w:rsidRPr="00BA1FC0">
        <w:t xml:space="preserve"> of qualitative fields.</w:t>
      </w:r>
    </w:p>
    <w:p w14:paraId="6FCA6297" w14:textId="3618C60A" w:rsidR="00D16BED" w:rsidRPr="00BA1FC0" w:rsidRDefault="00155271" w:rsidP="002D5C7F">
      <w:pPr>
        <w:pStyle w:val="Heading2"/>
      </w:pPr>
      <w:bookmarkStart w:id="301" w:name="AppendixF6"/>
      <w:bookmarkStart w:id="302" w:name="Bookmark1"/>
      <w:bookmarkStart w:id="303" w:name="_Toc233231897"/>
      <w:bookmarkStart w:id="304" w:name="f.6-calibration-and-audit"/>
      <w:bookmarkEnd w:id="300"/>
      <w:r w:rsidRPr="00BA1FC0">
        <w:t xml:space="preserve">F.6 </w:t>
      </w:r>
      <w:bookmarkEnd w:id="301"/>
      <w:r w:rsidRPr="00BA1FC0">
        <w:t>Calibration and audit</w:t>
      </w:r>
      <w:bookmarkEnd w:id="302"/>
      <w:bookmarkEnd w:id="303"/>
    </w:p>
    <w:p w14:paraId="68D71FC3" w14:textId="7B0F0AC9" w:rsidR="00D16BED" w:rsidRPr="00BA1FC0" w:rsidRDefault="00155271" w:rsidP="002D5C7F">
      <w:pPr>
        <w:pStyle w:val="Compact"/>
        <w:numPr>
          <w:ilvl w:val="0"/>
          <w:numId w:val="30"/>
        </w:numPr>
      </w:pPr>
      <w:r w:rsidRPr="00BA1FC0">
        <w:rPr>
          <w:b/>
        </w:rPr>
        <w:t>Calibration set</w:t>
      </w:r>
      <w:r w:rsidRPr="00BA1FC0">
        <w:t>: 100 records (60 T/A, 40 full-text) double-screened by the primary reviewer (L</w:t>
      </w:r>
      <w:r w:rsidR="00DD245A">
        <w:t>S</w:t>
      </w:r>
      <w:r w:rsidRPr="00BA1FC0">
        <w:t>) and the senior reviewer (</w:t>
      </w:r>
      <w:r w:rsidR="00DD245A">
        <w:t>SP</w:t>
      </w:r>
      <w:r w:rsidRPr="00BA1FC0">
        <w:t xml:space="preserve">) acting as second human prior to live screening; LLM prompts iterated until agreement with the human gold standard reaches κ ≥ 0.7 (T/A) and κ ≥ 0.6 (full-text), or the protocol is amended with a documented rationale. </w:t>
      </w:r>
      <w:r w:rsidRPr="00BA1FC0">
        <w:rPr>
          <w:b/>
        </w:rPr>
        <w:t>This is the LLM performance metric of record.</w:t>
      </w:r>
    </w:p>
    <w:p w14:paraId="59CBA80B" w14:textId="77777777" w:rsidR="00D16BED" w:rsidRPr="00BA1FC0" w:rsidRDefault="00155271" w:rsidP="002D5C7F">
      <w:pPr>
        <w:pStyle w:val="Compact"/>
        <w:numPr>
          <w:ilvl w:val="0"/>
          <w:numId w:val="30"/>
        </w:numPr>
      </w:pPr>
      <w:r w:rsidRPr="00BA1FC0">
        <w:rPr>
          <w:b/>
        </w:rPr>
        <w:t>Live audit (asymmetric)</w:t>
      </w:r>
      <w:r w:rsidRPr="00BA1FC0">
        <w:t xml:space="preserve">: at title/abstract, a 10% random sample of human-excluded records is reviewed by the LLM as a missed-criterion check; at full-text, </w:t>
      </w:r>
      <w:r w:rsidRPr="00BA1FC0">
        <w:rPr>
          <w:b/>
        </w:rPr>
        <w:t>100%</w:t>
      </w:r>
      <w:r w:rsidRPr="00BA1FC0">
        <w:t xml:space="preserve"> of LLM-excluded records are re-checked by the screening adjudicator (A. Fraker). The asymmetric audit reflects that false exclusions at full-text are the costlier error in a rapid review.</w:t>
      </w:r>
    </w:p>
    <w:p w14:paraId="6D7891E2" w14:textId="77777777" w:rsidR="00D16BED" w:rsidRPr="00BA1FC0" w:rsidRDefault="00155271" w:rsidP="002D5C7F">
      <w:pPr>
        <w:pStyle w:val="Compact"/>
        <w:numPr>
          <w:ilvl w:val="0"/>
          <w:numId w:val="30"/>
        </w:numPr>
      </w:pPr>
      <w:r w:rsidRPr="00BA1FC0">
        <w:rPr>
          <w:b/>
        </w:rPr>
        <w:t>Drift check</w:t>
      </w:r>
      <w:r w:rsidRPr="00BA1FC0">
        <w:t xml:space="preserve">: every 200 records during live screening, recompute κ on a rolling 50-record window between primary reviewer and LLM; trigger re-calibration if κ falls below threshold. Live-corpus κ is monitored for drift but is </w:t>
      </w:r>
      <w:r w:rsidRPr="00BA1FC0">
        <w:rPr>
          <w:b/>
        </w:rPr>
        <w:t>not</w:t>
      </w:r>
      <w:r w:rsidRPr="00BA1FC0">
        <w:t xml:space="preserve"> treated as a primary performance metric (reviewer and LLM are not blinded to each other during live screening).</w:t>
      </w:r>
    </w:p>
    <w:p w14:paraId="7185AB73" w14:textId="77777777" w:rsidR="00D16BED" w:rsidRPr="00BA1FC0" w:rsidRDefault="00155271" w:rsidP="002D5C7F">
      <w:pPr>
        <w:pStyle w:val="Compact"/>
        <w:numPr>
          <w:ilvl w:val="0"/>
          <w:numId w:val="30"/>
        </w:numPr>
      </w:pPr>
      <w:r w:rsidRPr="00BA1FC0">
        <w:t xml:space="preserve">All prompts, responses, exact API model strings, and human overrides are stored as JSONL in </w:t>
      </w:r>
      <w:r w:rsidRPr="00BA1FC0">
        <w:rPr>
          <w:rStyle w:val="VerbatimChar"/>
          <w:rFonts w:ascii="Arial" w:hAnsi="Arial"/>
        </w:rPr>
        <w:t>/llm_logs/</w:t>
      </w:r>
      <w:r w:rsidRPr="00BA1FC0">
        <w:t xml:space="preserve"> for full audit reproducibility.</w:t>
      </w:r>
    </w:p>
    <w:p w14:paraId="0F281DEF" w14:textId="50AFDC13" w:rsidR="00D16BED" w:rsidRDefault="00155271" w:rsidP="002D5C7F">
      <w:pPr>
        <w:pStyle w:val="Heading1"/>
      </w:pPr>
      <w:bookmarkStart w:id="305" w:name="AppendixG"/>
      <w:bookmarkStart w:id="306" w:name="_Toc233231898"/>
      <w:bookmarkStart w:id="307" w:name="sec-prisma"/>
      <w:bookmarkEnd w:id="283"/>
      <w:bookmarkEnd w:id="304"/>
      <w:r>
        <w:t>Appendix G</w:t>
      </w:r>
      <w:bookmarkEnd w:id="305"/>
      <w:r>
        <w:t>: PRISMA 2020 checklist</w:t>
      </w:r>
      <w:bookmarkEnd w:id="306"/>
    </w:p>
    <w:p w14:paraId="7A8CB7D5" w14:textId="77777777" w:rsidR="00D16BED" w:rsidRPr="00BA1FC0" w:rsidRDefault="00155271" w:rsidP="002D5C7F">
      <w:pPr>
        <w:pStyle w:val="FirstParagraph"/>
      </w:pPr>
      <w:r w:rsidRPr="00BA1FC0">
        <w:t>To be completed with the final report.</w:t>
      </w:r>
    </w:p>
    <w:p w14:paraId="604EE228" w14:textId="77777777" w:rsidR="00D16BED" w:rsidRDefault="00155271" w:rsidP="002D5C7F">
      <w:pPr>
        <w:pStyle w:val="Heading1"/>
      </w:pPr>
      <w:bookmarkStart w:id="308" w:name="_Toc233231899"/>
      <w:bookmarkEnd w:id="307"/>
      <w:r>
        <w:t>LLM use disclaimer</w:t>
      </w:r>
      <w:bookmarkEnd w:id="308"/>
    </w:p>
    <w:p w14:paraId="57C0948E" w14:textId="438BD12E" w:rsidR="00D16BED" w:rsidRPr="00BA1FC0" w:rsidRDefault="00155271" w:rsidP="002D5C7F">
      <w:pPr>
        <w:pStyle w:val="FirstParagraph"/>
      </w:pPr>
      <w:r w:rsidRPr="00BA1FC0">
        <w:t xml:space="preserve">This protocol document was drafted with the assistance of large language models (LLMs). LLMs were used to help structure, draft, </w:t>
      </w:r>
      <w:r w:rsidR="00DD544A">
        <w:t>and create tables</w:t>
      </w:r>
      <w:r w:rsidRPr="00BA1FC0">
        <w:t xml:space="preserve"> and prompt templates. </w:t>
      </w:r>
      <w:r w:rsidR="00C27A62">
        <w:t>Conceptualization of the research questions along with a</w:t>
      </w:r>
      <w:r w:rsidRPr="00BA1FC0">
        <w:t>ll</w:t>
      </w:r>
      <w:r w:rsidR="00C27A62">
        <w:t xml:space="preserve"> the</w:t>
      </w:r>
      <w:r w:rsidRPr="00BA1FC0">
        <w:t xml:space="preserve"> substantive methodological decisions, eligibility criteria, search strategies, analytic choices, and references were reviewed, verified, and approved by the</w:t>
      </w:r>
      <w:r w:rsidR="00C27A62">
        <w:t xml:space="preserve"> </w:t>
      </w:r>
      <w:r w:rsidRPr="00BA1FC0">
        <w:t>authors, who take full responsibility for the content. Any LLM-assisted components used during the review itself (screening, extraction, verification) are governed by the procedures specified in Appendix F, including human calibration, audit, and adjudication.</w:t>
      </w:r>
      <w:bookmarkEnd w:id="236"/>
    </w:p>
    <w:sectPr w:rsidR="00D16BED" w:rsidRPr="00BA1FC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varna Pande" w:date="2026-06-30T09:36:00Z" w:initials="SP">
    <w:p w14:paraId="6E5171AE" w14:textId="77777777" w:rsidR="002A59B2" w:rsidRDefault="002A59B2" w:rsidP="002A59B2">
      <w:pPr>
        <w:pStyle w:val="CommentText"/>
      </w:pPr>
      <w:r>
        <w:rPr>
          <w:rStyle w:val="CommentReference"/>
        </w:rPr>
        <w:annotationRef/>
      </w:r>
      <w:r>
        <w:rPr>
          <w:lang w:val="en-GB"/>
        </w:rPr>
        <w:t xml:space="preserve">From Dr Puffer - </w:t>
      </w:r>
      <w:r>
        <w:rPr>
          <w:b/>
          <w:bCs/>
          <w:color w:val="1D1C1D"/>
          <w:lang w:val="en-GB"/>
        </w:rPr>
        <w:t xml:space="preserve">1. IPT-G component granularity </w:t>
      </w:r>
      <w:r>
        <w:rPr>
          <w:color w:val="1D1C1D"/>
          <w:lang w:val="en-GB"/>
        </w:rPr>
        <w:br/>
        <w:t>I noticed the active-ingredients taxonomy treats "Interpersonal-techniques (IPT core: role disputes, transitions, grief, interpersonal deficits)" as a single extraction item, and IPT/IPT-G is appropriately listed among eligible interventions in the PICOST (Table 6). However, I wondered if the protocol enumerates the specific components of the StrongMinds IPT-G model as they were operationalized and tested in the earlier phases.</w:t>
      </w:r>
      <w:r>
        <w:rPr>
          <w:color w:val="1D1C1D"/>
          <w:lang w:val="en-GB"/>
        </w:rPr>
        <w:br/>
        <w:t>I would suggest confirming with the StrongMinds team that the taxonomy reflects their model's components at a granularity consistent with how they have been disaggregating and testing ingredient combinations in their preliminary work. This seems to matter for both RQ5 and RQ6.</w:t>
      </w:r>
      <w:r>
        <w:rPr>
          <w:color w:val="1D1C1D"/>
          <w:lang w:val="en-GB"/>
        </w:rPr>
        <w:br/>
        <w:t>On active ingredients (RQ5): if IPT-G sub-components are treated as a single unit, can the review speak to their individual contribution well enough? It might be that these weren’t really disaggregated in early testing anyway, meaning no change needed.</w:t>
      </w:r>
      <w:r>
        <w:rPr>
          <w:color w:val="1D1C1D"/>
          <w:lang w:val="en-GB"/>
        </w:rPr>
        <w:br/>
        <w:t>On simplification logic (RQ6): the taxonomy as written may allow conclusions about whether IPT-G as a whole model has strong evidence relative to other intervention types, but not which parts of IPT-G are load-bearing and which can be simplified. The triangulation matrix helps here, but just want to confirm it will be in-depth enough on figuring out what to retain.</w:t>
      </w:r>
      <w:r>
        <w:rPr>
          <w:color w:val="1D1C1D"/>
          <w:lang w:val="en-GB"/>
        </w:rPr>
        <w:br/>
        <w:t>If these are concerns, maybe there could be a reference table mapping the StrongMinds IPT-G components to the D.8.3a taxonomy categories, so any gaps are visible in the final report and the simplification logic conclusions can be read and discussed carefully.</w:t>
      </w:r>
      <w:r>
        <w:rPr>
          <w:color w:val="1D1C1D"/>
          <w:lang w:val="en-GB"/>
        </w:rPr>
        <w:br/>
      </w:r>
      <w:r>
        <w:rPr>
          <w:color w:val="1D1C1D"/>
          <w:lang w:val="en-GB"/>
        </w:rPr>
        <w:br/>
      </w:r>
      <w:r>
        <w:rPr>
          <w:b/>
          <w:bCs/>
          <w:color w:val="1D1C1D"/>
          <w:lang w:val="en-GB"/>
        </w:rPr>
        <w:t>2. Gray literature from large-scale NGO implementations</w:t>
      </w:r>
      <w:r>
        <w:rPr>
          <w:color w:val="1D1C1D"/>
          <w:lang w:val="en-GB"/>
        </w:rPr>
        <w:br/>
        <w:t>The search strategy does not seem to include a systematic gray literature search, and several large-scale NGO implementations of IPT-G, PM+, and behavioral activation may have produced implementation reports or technical briefs with relevant real-world evidence on active ingredients and outcomes. Would love others’ thought on this, but I wondered if a targeted search of major implementing organizations (through WHO, UNHCR, or large mental health NGOs that might not have academic partners publishing) could surface useful material.</w:t>
      </w:r>
      <w:r>
        <w:rPr>
          <w:color w:val="1D1C1D"/>
          <w:lang w:val="en-GB"/>
        </w:rPr>
        <w:br/>
      </w:r>
      <w:r>
        <w:rPr>
          <w:color w:val="1D1C1D"/>
          <w:lang w:val="en-GB"/>
        </w:rPr>
        <w:br/>
      </w:r>
      <w:r>
        <w:rPr>
          <w:b/>
          <w:bCs/>
          <w:color w:val="1D1C1D"/>
          <w:lang w:val="en-GB"/>
        </w:rPr>
        <w:t>3. Role of Schleider et al. (2025) in the dose-response synthesis</w:t>
      </w:r>
      <w:r>
        <w:rPr>
          <w:color w:val="1D1C1D"/>
          <w:lang w:val="en-GB"/>
        </w:rPr>
        <w:br/>
        <w:t>The dose-response handling seems strong. Related to the question on Schleider et al. (2025): I agree with the protocol's implicit direction that its empirical findings should be weighted lightly for the adult ULCM population given their focus on youth, but I think the intellectual framing around single-session interventions from Schleider remains valuable for thinking about what is theoretically achievable.</w:t>
      </w:r>
      <w:r>
        <w:rPr>
          <w:color w:val="1D1C1D"/>
          <w:lang w:val="en-GB"/>
        </w:rPr>
        <w:br/>
      </w:r>
      <w:r>
        <w:rPr>
          <w:color w:val="1D1C1D"/>
          <w:lang w:val="en-GB"/>
        </w:rPr>
        <w:br/>
      </w:r>
      <w:r>
        <w:rPr>
          <w:b/>
          <w:bCs/>
          <w:color w:val="1D1C1D"/>
          <w:lang w:val="en-GB"/>
        </w:rPr>
        <w:t>4. Specific attention to dismantling and factorial studies</w:t>
      </w:r>
      <w:r>
        <w:rPr>
          <w:color w:val="1D1C1D"/>
          <w:lang w:val="en-GB"/>
        </w:rPr>
        <w:br/>
        <w:t>I see the plan includes dismantling and component meta-analyses, which is great. One small suggestion would be flagging individual dismantling studies or factorial trials that appear among the extracted primary studies so we can look back at them for even more specific lessons we can draw from them (since those designs are the most direct available evidence for the simplification logic regardless of their scope, and making them easy to locate in the final report would support more granular decision-making about what to retain or simplify in the ULCM).</w:t>
      </w:r>
      <w:r>
        <w:rPr>
          <w:color w:val="1D1C1D"/>
          <w:lang w:val="en-GB"/>
        </w:rPr>
        <w:br/>
      </w:r>
      <w:r>
        <w:rPr>
          <w:color w:val="1D1C1D"/>
          <w:lang w:val="en-GB"/>
        </w:rPr>
        <w:br/>
      </w:r>
      <w:r>
        <w:rPr>
          <w:b/>
          <w:bCs/>
          <w:color w:val="1D1C1D"/>
          <w:lang w:val="en-GB"/>
        </w:rPr>
        <w:t>5. Safety</w:t>
      </w:r>
      <w:r>
        <w:rPr>
          <w:color w:val="1D1C1D"/>
          <w:lang w:val="en-GB"/>
        </w:rPr>
        <w:br/>
        <w:t>One part of my deliverable is to comment on safety issues in the evidence-based interventions, so I wonder if we can integrate an additional RQ like: what safety monitoring practices, adverse event procedures, and referral pathway designs have been used in lay-delivered brief psychological interventions in low-resource settings, and what evidence exists for their adequacy?</w:t>
      </w:r>
      <w:r>
        <w:rPr>
          <w:color w:val="1D1C1D"/>
          <w:lang w:val="en-GB"/>
        </w:rPr>
        <w:br/>
      </w:r>
      <w:r>
        <w:rPr>
          <w:color w:val="1D1C1D"/>
          <w:lang w:val="en-GB"/>
        </w:rPr>
        <w:br/>
        <w:t>I see that severity-based routing and stepped-care triage appear as cross-cutting concepts (Figure 1, RQ12), which is great, though these don’t address risk identification, referral pathways, and protections for vulnerable participants including those with suicidality.</w:t>
      </w:r>
      <w:r>
        <w:rPr>
          <w:color w:val="1D1C1D"/>
          <w:lang w:val="en-GB"/>
        </w:rPr>
        <w:br/>
        <w:t>I recognize this will be difficult to answer from the efficacy literature since safety practices are often not reported, but I wanted to flag it as a potential limitation that we might need to address through other means, including other implementation science literature and StrongMinds' own experience and the HCD workstream.</w:t>
      </w:r>
    </w:p>
    <w:p w14:paraId="45830E0E" w14:textId="77777777" w:rsidR="002A59B2" w:rsidRDefault="002A59B2" w:rsidP="002A59B2">
      <w:pPr>
        <w:pStyle w:val="CommentText"/>
      </w:pPr>
    </w:p>
    <w:p w14:paraId="4FBF1404" w14:textId="77777777" w:rsidR="002A59B2" w:rsidRDefault="002A59B2" w:rsidP="002A59B2">
      <w:pPr>
        <w:pStyle w:val="CommentText"/>
      </w:pPr>
    </w:p>
    <w:p w14:paraId="706FAAA0" w14:textId="77777777" w:rsidR="002A59B2" w:rsidRDefault="002A59B2" w:rsidP="002A59B2">
      <w:pPr>
        <w:pStyle w:val="CommentText"/>
      </w:pPr>
    </w:p>
    <w:p w14:paraId="06F1BFC7" w14:textId="77777777" w:rsidR="002A59B2" w:rsidRDefault="002A59B2" w:rsidP="002A59B2">
      <w:pPr>
        <w:pStyle w:val="CommentText"/>
      </w:pPr>
    </w:p>
    <w:p w14:paraId="0356EE51" w14:textId="77777777" w:rsidR="002A59B2" w:rsidRDefault="002A59B2" w:rsidP="002A59B2">
      <w:pPr>
        <w:pStyle w:val="CommentText"/>
      </w:pPr>
    </w:p>
    <w:p w14:paraId="390155AB" w14:textId="77777777" w:rsidR="002A59B2" w:rsidRDefault="002A59B2" w:rsidP="002A59B2">
      <w:pPr>
        <w:pStyle w:val="CommentText"/>
      </w:pPr>
    </w:p>
    <w:p w14:paraId="03405C76" w14:textId="77777777" w:rsidR="002A59B2" w:rsidRDefault="002A59B2" w:rsidP="002A59B2">
      <w:pPr>
        <w:pStyle w:val="CommentText"/>
      </w:pPr>
    </w:p>
    <w:p w14:paraId="5727DE74" w14:textId="77777777" w:rsidR="002A59B2" w:rsidRDefault="002A59B2" w:rsidP="002A59B2">
      <w:pPr>
        <w:pStyle w:val="CommentText"/>
      </w:pPr>
    </w:p>
    <w:p w14:paraId="2F8DDBD7" w14:textId="77777777" w:rsidR="002A59B2" w:rsidRDefault="002A59B2" w:rsidP="002A59B2">
      <w:pPr>
        <w:pStyle w:val="CommentText"/>
      </w:pPr>
    </w:p>
    <w:p w14:paraId="70378D76" w14:textId="77777777" w:rsidR="002A59B2" w:rsidRDefault="002A59B2" w:rsidP="002A59B2">
      <w:pPr>
        <w:pStyle w:val="CommentText"/>
      </w:pPr>
    </w:p>
    <w:p w14:paraId="32BD6EC4" w14:textId="77777777" w:rsidR="002A59B2" w:rsidRDefault="002A59B2" w:rsidP="002A59B2">
      <w:pPr>
        <w:pStyle w:val="CommentText"/>
      </w:pPr>
    </w:p>
  </w:comment>
  <w:comment w:id="13" w:author="Anil Thota" w:date="2026-06-26T16:44:00Z" w:initials="AT">
    <w:p w14:paraId="6207ACAB" w14:textId="77777777" w:rsidR="00B13D32" w:rsidRDefault="00B13D32" w:rsidP="00B13D32">
      <w:r>
        <w:rPr>
          <w:rStyle w:val="CommentReference"/>
        </w:rPr>
        <w:annotationRef/>
      </w:r>
      <w:r>
        <w:rPr>
          <w:sz w:val="20"/>
          <w:szCs w:val="20"/>
        </w:rPr>
        <w:t>Add a sentence to introduce the Barbui review. What is it? How did we find it? etc.</w:t>
      </w:r>
    </w:p>
  </w:comment>
  <w:comment w:id="21" w:author="Anil Thota" w:date="2026-06-26T16:41:00Z" w:initials="AT">
    <w:p w14:paraId="2906E18F" w14:textId="77777777" w:rsidR="000F3C7A" w:rsidRDefault="000F3C7A" w:rsidP="000F3C7A">
      <w:r>
        <w:rPr>
          <w:rStyle w:val="CommentReference"/>
        </w:rPr>
        <w:annotationRef/>
      </w:r>
      <w:r>
        <w:rPr>
          <w:sz w:val="20"/>
          <w:szCs w:val="20"/>
        </w:rPr>
        <w:t>This language is quite technical. Can we make it less so?</w:t>
      </w:r>
    </w:p>
  </w:comment>
  <w:comment w:id="40" w:author="Anil Thota" w:date="2026-06-26T16:44:00Z" w:initials="AT">
    <w:p w14:paraId="389B056B" w14:textId="77777777" w:rsidR="0054396A" w:rsidRDefault="0054396A" w:rsidP="0054396A">
      <w:r>
        <w:rPr>
          <w:rStyle w:val="CommentReference"/>
        </w:rPr>
        <w:annotationRef/>
      </w:r>
      <w:r>
        <w:rPr>
          <w:sz w:val="20"/>
          <w:szCs w:val="20"/>
        </w:rPr>
        <w:t>I've made a few edits on tense. Protocols should generally be in future tense since we are proposing to use these methods/approaches in the future. Lot of the abstract reads like we have already done it.</w:t>
      </w:r>
    </w:p>
  </w:comment>
  <w:comment w:id="53" w:author="Anil Thota" w:date="2026-06-26T16:57:00Z" w:initials="AT">
    <w:p w14:paraId="2CBC75FA" w14:textId="77777777" w:rsidR="00E5655E" w:rsidRDefault="00E5655E" w:rsidP="00E5655E">
      <w:r>
        <w:rPr>
          <w:rStyle w:val="CommentReference"/>
        </w:rPr>
        <w:annotationRef/>
      </w:r>
      <w:r>
        <w:rPr>
          <w:sz w:val="20"/>
          <w:szCs w:val="20"/>
        </w:rPr>
        <w:t>In which context? Globally? A specific type of country? Or a specific country? etc...</w:t>
      </w:r>
    </w:p>
  </w:comment>
  <w:comment w:id="54" w:author="Suvarna Pande" w:date="2026-06-28T12:19:00Z" w:initials="SP">
    <w:p w14:paraId="2B9F6D5B" w14:textId="77777777" w:rsidR="009A6591" w:rsidRDefault="009A6591" w:rsidP="009A6591">
      <w:pPr>
        <w:pStyle w:val="CommentText"/>
      </w:pPr>
      <w:r>
        <w:rPr>
          <w:rStyle w:val="CommentReference"/>
        </w:rPr>
        <w:annotationRef/>
      </w:r>
      <w:r>
        <w:rPr>
          <w:lang w:val="en-IN"/>
        </w:rPr>
        <w:t>Ls</w:t>
      </w:r>
    </w:p>
  </w:comment>
  <w:comment w:id="57" w:author="Anil Thota" w:date="2026-06-26T16:59:00Z" w:initials="AT">
    <w:p w14:paraId="20DA49EB" w14:textId="77777777" w:rsidR="00B26AA0" w:rsidRDefault="00B26AA0" w:rsidP="00B26AA0">
      <w:r>
        <w:rPr>
          <w:rStyle w:val="CommentReference"/>
        </w:rPr>
        <w:annotationRef/>
      </w:r>
      <w:r>
        <w:rPr>
          <w:sz w:val="20"/>
          <w:szCs w:val="20"/>
        </w:rPr>
        <w:t>HCD? I know what it stands for since I am on the project but other readers might not.</w:t>
      </w:r>
    </w:p>
  </w:comment>
  <w:comment w:id="58" w:author="Suvarna Pande" w:date="2026-06-28T12:18:00Z" w:initials="SP">
    <w:p w14:paraId="12BC511F" w14:textId="77777777" w:rsidR="005E59D0" w:rsidRDefault="005E59D0" w:rsidP="005E59D0">
      <w:pPr>
        <w:pStyle w:val="CommentText"/>
      </w:pPr>
      <w:r>
        <w:rPr>
          <w:rStyle w:val="CommentReference"/>
        </w:rPr>
        <w:annotationRef/>
      </w:r>
      <w:r>
        <w:rPr>
          <w:lang w:val="en-IN"/>
        </w:rPr>
        <w:t>sp</w:t>
      </w:r>
    </w:p>
  </w:comment>
  <w:comment w:id="63" w:author="Anil Thota" w:date="2026-06-26T17:01:00Z" w:initials="AT">
    <w:p w14:paraId="5D52BA26" w14:textId="77777777" w:rsidR="00661750" w:rsidRDefault="00661750" w:rsidP="00661750">
      <w:r>
        <w:rPr>
          <w:rStyle w:val="CommentReference"/>
        </w:rPr>
        <w:annotationRef/>
      </w:r>
      <w:r>
        <w:rPr>
          <w:sz w:val="20"/>
          <w:szCs w:val="20"/>
        </w:rPr>
        <w:t>Number of sessions?</w:t>
      </w:r>
    </w:p>
  </w:comment>
  <w:comment w:id="65" w:author="Anil Thota" w:date="2026-06-26T17:02:00Z" w:initials="AT">
    <w:p w14:paraId="5288EDDD" w14:textId="77777777" w:rsidR="00336D46" w:rsidRDefault="00336D46" w:rsidP="00336D46">
      <w:r>
        <w:rPr>
          <w:rStyle w:val="CommentReference"/>
        </w:rPr>
        <w:annotationRef/>
      </w:r>
      <w:r>
        <w:rPr>
          <w:sz w:val="20"/>
          <w:szCs w:val="20"/>
        </w:rPr>
        <w:t>It is challenging to follow RQs here since they haven't been introduced in the document yet.</w:t>
      </w:r>
    </w:p>
  </w:comment>
  <w:comment w:id="66" w:author="Anil Thota" w:date="2026-06-26T17:04:00Z" w:initials="AT">
    <w:p w14:paraId="212FCA34" w14:textId="77777777" w:rsidR="00FE007F" w:rsidRDefault="00FE007F" w:rsidP="00FE007F">
      <w:r>
        <w:rPr>
          <w:rStyle w:val="CommentReference"/>
        </w:rPr>
        <w:annotationRef/>
      </w:r>
      <w:r>
        <w:rPr>
          <w:sz w:val="20"/>
          <w:szCs w:val="20"/>
        </w:rPr>
        <w:t>Is Workstream here referring to how we gather the evidence?</w:t>
      </w:r>
    </w:p>
  </w:comment>
  <w:comment w:id="71" w:author="Anil Thota" w:date="2026-06-27T08:46:00Z" w:initials="AT">
    <w:p w14:paraId="73F4E4EE" w14:textId="77777777" w:rsidR="007E2845" w:rsidRDefault="007E2845" w:rsidP="007E2845">
      <w:r>
        <w:rPr>
          <w:rStyle w:val="CommentReference"/>
        </w:rPr>
        <w:annotationRef/>
      </w:r>
      <w:r>
        <w:rPr>
          <w:sz w:val="20"/>
          <w:szCs w:val="20"/>
        </w:rPr>
        <w:t>Tough to follow this section without knowing what the RQs are. Create a table or graphic listing all 16 RQs in full.</w:t>
      </w:r>
    </w:p>
  </w:comment>
  <w:comment w:id="72" w:author="Anil Thota" w:date="2026-06-26T17:06:00Z" w:initials="AT">
    <w:p w14:paraId="4851B96B" w14:textId="77777777" w:rsidR="000F4D22" w:rsidRDefault="000F4D22" w:rsidP="000F4D22">
      <w:r>
        <w:rPr>
          <w:rStyle w:val="CommentReference"/>
        </w:rPr>
        <w:annotationRef/>
      </w:r>
      <w:r>
        <w:rPr>
          <w:sz w:val="20"/>
          <w:szCs w:val="20"/>
        </w:rPr>
        <w:t>Barbui appears here rather abruptly. No idea where it came from and how it was found and adopted? The previous section talks about other umbrella reviews but Barbui is not mentioned there. We need a better intro to Barbui otherwise we risk not seeming transparent.</w:t>
      </w:r>
    </w:p>
  </w:comment>
  <w:comment w:id="74" w:author="Anil Thota" w:date="2026-06-27T08:47:00Z" w:initials="AT">
    <w:p w14:paraId="78AEB27E" w14:textId="77777777" w:rsidR="001A2C48" w:rsidRDefault="001A2C48" w:rsidP="001A2C48">
      <w:r>
        <w:rPr>
          <w:rStyle w:val="CommentReference"/>
        </w:rPr>
        <w:annotationRef/>
      </w:r>
      <w:r>
        <w:rPr>
          <w:sz w:val="20"/>
          <w:szCs w:val="20"/>
        </w:rPr>
        <w:t>Again readers might not follow what "one or more named systematic reviews" means here. Needs a clearer explanation.</w:t>
      </w:r>
    </w:p>
  </w:comment>
  <w:comment w:id="83" w:author="Anil Thota" w:date="2026-06-27T08:48:00Z" w:initials="AT">
    <w:p w14:paraId="5ABF72A4" w14:textId="77777777" w:rsidR="004945D4" w:rsidRDefault="004945D4" w:rsidP="004945D4">
      <w:r>
        <w:rPr>
          <w:rStyle w:val="CommentReference"/>
        </w:rPr>
        <w:annotationRef/>
      </w:r>
      <w:r>
        <w:rPr>
          <w:sz w:val="20"/>
          <w:szCs w:val="20"/>
        </w:rPr>
        <w:t>In general, simplify this whole section...</w:t>
      </w:r>
    </w:p>
  </w:comment>
  <w:comment w:id="86" w:author="Anil Thota" w:date="2026-06-27T08:50:00Z" w:initials="AT">
    <w:p w14:paraId="533101CF" w14:textId="77777777" w:rsidR="00524B6D" w:rsidRDefault="00524B6D" w:rsidP="00524B6D">
      <w:r>
        <w:rPr>
          <w:rStyle w:val="CommentReference"/>
        </w:rPr>
        <w:annotationRef/>
      </w:r>
      <w:r>
        <w:rPr>
          <w:sz w:val="20"/>
          <w:szCs w:val="20"/>
        </w:rPr>
        <w:t>Perhaps state where it will be posted for public review (or not)....</w:t>
      </w:r>
    </w:p>
  </w:comment>
  <w:comment w:id="94" w:author="Anil Thota" w:date="2026-06-27T09:01:00Z" w:initials="AT">
    <w:p w14:paraId="76977E91" w14:textId="77777777" w:rsidR="00CF03C1" w:rsidRDefault="00CF03C1" w:rsidP="00CF03C1">
      <w:r>
        <w:rPr>
          <w:rStyle w:val="CommentReference"/>
        </w:rPr>
        <w:annotationRef/>
      </w:r>
      <w:r>
        <w:rPr>
          <w:sz w:val="20"/>
          <w:szCs w:val="20"/>
        </w:rPr>
        <w:t>The intervention is not introduced till this point. We need a text section that says what the intervention is.</w:t>
      </w:r>
    </w:p>
  </w:comment>
  <w:comment w:id="95" w:author="Anil Thota" w:date="2026-06-27T09:03:00Z" w:initials="AT">
    <w:p w14:paraId="31038484" w14:textId="77777777" w:rsidR="00B65B14" w:rsidRDefault="00B65B14" w:rsidP="00B65B14">
      <w:r>
        <w:rPr>
          <w:rStyle w:val="CommentReference"/>
        </w:rPr>
        <w:annotationRef/>
      </w:r>
      <w:r>
        <w:rPr>
          <w:sz w:val="20"/>
          <w:szCs w:val="20"/>
        </w:rPr>
        <w:t>"Predominantly" sounds like what you expect to find. What is the actual study design inclusion criterion for primary studies?</w:t>
      </w:r>
    </w:p>
  </w:comment>
  <w:comment w:id="96" w:author="Anil Thota" w:date="2026-06-27T09:05:00Z" w:initials="AT">
    <w:p w14:paraId="03A31CF9" w14:textId="77777777" w:rsidR="00C90C42" w:rsidRDefault="00C90C42" w:rsidP="00C90C42">
      <w:r>
        <w:rPr>
          <w:rStyle w:val="CommentReference"/>
        </w:rPr>
        <w:annotationRef/>
      </w:r>
      <w:r>
        <w:rPr>
          <w:sz w:val="20"/>
          <w:szCs w:val="20"/>
        </w:rPr>
        <w:t>Potential to unearth a large volume of evidence? Feasibility to process in the timeline?</w:t>
      </w:r>
    </w:p>
  </w:comment>
  <w:comment w:id="99" w:author="Anil Thota" w:date="2026-06-27T09:06:00Z" w:initials="AT">
    <w:p w14:paraId="0384A8DB" w14:textId="77777777" w:rsidR="00E9354E" w:rsidRDefault="00E9354E" w:rsidP="00E9354E">
      <w:r>
        <w:rPr>
          <w:rStyle w:val="CommentReference"/>
        </w:rPr>
        <w:annotationRef/>
      </w:r>
      <w:r>
        <w:rPr>
          <w:sz w:val="20"/>
          <w:szCs w:val="20"/>
        </w:rPr>
        <w:t>Perhaps this section should come before the inclusion criteria?</w:t>
      </w:r>
    </w:p>
  </w:comment>
  <w:comment w:id="101" w:author="Anil Thota" w:date="2026-06-27T09:07:00Z" w:initials="AT">
    <w:p w14:paraId="53560389" w14:textId="77777777" w:rsidR="00BB6BE0" w:rsidRDefault="00BB6BE0" w:rsidP="00BB6BE0">
      <w:r>
        <w:rPr>
          <w:rStyle w:val="CommentReference"/>
        </w:rPr>
        <w:annotationRef/>
      </w:r>
      <w:r>
        <w:rPr>
          <w:sz w:val="20"/>
          <w:szCs w:val="20"/>
        </w:rPr>
        <w:t>Using what tool?</w:t>
      </w:r>
    </w:p>
  </w:comment>
  <w:comment w:id="102" w:author="Anil Thota" w:date="2026-06-27T09:08:00Z" w:initials="AT">
    <w:p w14:paraId="38B24981" w14:textId="77777777" w:rsidR="009F13FD" w:rsidRDefault="009F13FD" w:rsidP="009F13FD">
      <w:r>
        <w:rPr>
          <w:rStyle w:val="CommentReference"/>
        </w:rPr>
        <w:annotationRef/>
      </w:r>
      <w:r>
        <w:rPr>
          <w:sz w:val="20"/>
          <w:szCs w:val="20"/>
        </w:rPr>
        <w:t>Just emphasizing again that expanding on Barbui early on in this protocol will help a lot in readers being able to follow how it is being used.</w:t>
      </w:r>
    </w:p>
  </w:comment>
  <w:comment w:id="106" w:author="Anil Thota" w:date="2026-06-27T09:09:00Z" w:initials="AT">
    <w:p w14:paraId="1EBF6573" w14:textId="77777777" w:rsidR="00E82D24" w:rsidRDefault="00E82D24" w:rsidP="00E82D24">
      <w:r>
        <w:rPr>
          <w:rStyle w:val="CommentReference"/>
        </w:rPr>
        <w:annotationRef/>
      </w:r>
      <w:r>
        <w:rPr>
          <w:sz w:val="20"/>
          <w:szCs w:val="20"/>
        </w:rPr>
        <w:t>This sentence is unclear.</w:t>
      </w:r>
    </w:p>
  </w:comment>
  <w:comment w:id="107" w:author="Suvarna Pande" w:date="2026-07-13T01:04:00Z" w:initials="SP">
    <w:p w14:paraId="0F1D3386" w14:textId="77777777" w:rsidR="00740640" w:rsidRDefault="00740640" w:rsidP="00740640">
      <w:pPr>
        <w:pStyle w:val="CommentText"/>
      </w:pPr>
      <w:r>
        <w:rPr>
          <w:rStyle w:val="CommentReference"/>
        </w:rPr>
        <w:annotationRef/>
      </w:r>
      <w:r>
        <w:rPr>
          <w:lang w:val="en-IN"/>
        </w:rPr>
        <w:t>Removed the sentence</w:t>
      </w:r>
    </w:p>
  </w:comment>
  <w:comment w:id="111" w:author="Anil Thota" w:date="2026-06-27T09:11:00Z" w:initials="AT">
    <w:p w14:paraId="03BDAD12" w14:textId="77777777" w:rsidR="006A1F01" w:rsidRDefault="006A1F01" w:rsidP="006A1F01">
      <w:r>
        <w:rPr>
          <w:rStyle w:val="CommentReference"/>
        </w:rPr>
        <w:annotationRef/>
      </w:r>
      <w:r>
        <w:rPr>
          <w:sz w:val="20"/>
          <w:szCs w:val="20"/>
        </w:rPr>
        <w:t>You introduce the concept of "seeds" here but you have been using the term multiple times before this point which makes it hard to follow.</w:t>
      </w:r>
    </w:p>
  </w:comment>
  <w:comment w:id="117" w:author="Anil Thota" w:date="2026-06-27T09:13:00Z" w:initials="AT">
    <w:p w14:paraId="0754A2D8" w14:textId="77777777" w:rsidR="009A25F1" w:rsidRDefault="009A25F1" w:rsidP="009A25F1">
      <w:r>
        <w:rPr>
          <w:rStyle w:val="CommentReference"/>
        </w:rPr>
        <w:annotationRef/>
      </w:r>
      <w:r>
        <w:rPr>
          <w:sz w:val="20"/>
          <w:szCs w:val="20"/>
        </w:rPr>
        <w:t>Best to start at the beginning of the year...but its a minor thing...don't change if search is already done</w:t>
      </w:r>
    </w:p>
  </w:comment>
  <w:comment w:id="135" w:author="Anil Thota" w:date="2026-06-27T09:22:00Z" w:initials="AT">
    <w:p w14:paraId="3CFFFCA5" w14:textId="77777777" w:rsidR="00852E6E" w:rsidRDefault="00852E6E" w:rsidP="00852E6E">
      <w:r>
        <w:rPr>
          <w:rStyle w:val="CommentReference"/>
        </w:rPr>
        <w:annotationRef/>
      </w:r>
      <w:r>
        <w:rPr>
          <w:sz w:val="20"/>
          <w:szCs w:val="20"/>
        </w:rPr>
        <w:t>This makes sense from a feasibility perspective but it will be hard to defend. If we were considering the SRs as a whole this approach would have been fine but since we are going to the primary studies, it makes it hard to defend. I mean if we are going to the primary studies of each SR, then why bother with AMSTAR?</w:t>
      </w:r>
    </w:p>
    <w:p w14:paraId="438C2CAB" w14:textId="77777777" w:rsidR="00852E6E" w:rsidRDefault="00852E6E" w:rsidP="00852E6E"/>
    <w:p w14:paraId="5A42D602" w14:textId="77777777" w:rsidR="00852E6E" w:rsidRDefault="00852E6E" w:rsidP="00852E6E"/>
  </w:comment>
  <w:comment w:id="136" w:author="Suvarna Pande" w:date="2026-06-29T13:31:00Z" w:initials="SP">
    <w:p w14:paraId="49EFE0FD" w14:textId="77777777" w:rsidR="00D878B8" w:rsidRDefault="00D878B8" w:rsidP="00D878B8">
      <w:pPr>
        <w:pStyle w:val="CommentText"/>
      </w:pPr>
      <w:r>
        <w:rPr>
          <w:rStyle w:val="CommentReference"/>
        </w:rPr>
        <w:annotationRef/>
      </w:r>
      <w:r>
        <w:rPr>
          <w:lang w:val="en-IN"/>
        </w:rPr>
        <w:t>To clarify on 29.06</w:t>
      </w:r>
    </w:p>
  </w:comment>
  <w:comment w:id="137" w:author="Suvarna Pande" w:date="2026-06-30T20:11:00Z" w:initials="SP">
    <w:p w14:paraId="3FA04D7E" w14:textId="77777777" w:rsidR="005879EA" w:rsidRDefault="005879EA" w:rsidP="005879EA">
      <w:pPr>
        <w:pStyle w:val="CommentText"/>
      </w:pPr>
      <w:r>
        <w:rPr>
          <w:rStyle w:val="CommentReference"/>
        </w:rPr>
        <w:annotationRef/>
      </w:r>
      <w:r>
        <w:rPr>
          <w:lang w:val="en-GB"/>
        </w:rPr>
        <w:t>Fatal flaw through LLM for Primary?  Would that be an option</w:t>
      </w:r>
    </w:p>
  </w:comment>
  <w:comment w:id="138" w:author="Suvarna Pande" w:date="2026-06-30T20:13:00Z" w:initials="SP">
    <w:p w14:paraId="59BDC764" w14:textId="77777777" w:rsidR="00EA76A3" w:rsidRDefault="00EA76A3" w:rsidP="00EA76A3">
      <w:pPr>
        <w:pStyle w:val="CommentText"/>
      </w:pPr>
      <w:r>
        <w:rPr>
          <w:rStyle w:val="CommentReference"/>
        </w:rPr>
        <w:annotationRef/>
      </w:r>
      <w:r>
        <w:rPr>
          <w:lang w:val="en-GB"/>
        </w:rPr>
        <w:t>Amstar 2 for srs with llm (using critical criteria)</w:t>
      </w:r>
    </w:p>
  </w:comment>
  <w:comment w:id="139" w:author="Anil Thota" w:date="2026-06-27T09:23:00Z" w:initials="AT">
    <w:p w14:paraId="7C445768" w14:textId="77777777" w:rsidR="00846402" w:rsidRDefault="00846402" w:rsidP="00846402">
      <w:r>
        <w:rPr>
          <w:rStyle w:val="CommentReference"/>
        </w:rPr>
        <w:annotationRef/>
      </w:r>
      <w:r>
        <w:rPr>
          <w:sz w:val="20"/>
          <w:szCs w:val="20"/>
        </w:rPr>
        <w:t>As commented by me before, calling it GRADE-lite is problematic. The GRADE group doesn't really do modifications in this way. When modified they say it is no longer GRADE. We need to come up with some other term for this such as "Certainty of evidence" etc.</w:t>
      </w:r>
    </w:p>
  </w:comment>
  <w:comment w:id="140" w:author="Suvarna Pande" w:date="2026-06-29T13:32:00Z" w:initials="SP">
    <w:p w14:paraId="1ADBB530" w14:textId="77777777" w:rsidR="00D878B8" w:rsidRDefault="00D878B8" w:rsidP="00D878B8">
      <w:pPr>
        <w:pStyle w:val="CommentText"/>
      </w:pPr>
      <w:r>
        <w:rPr>
          <w:rStyle w:val="CommentReference"/>
        </w:rPr>
        <w:annotationRef/>
      </w:r>
      <w:r>
        <w:rPr>
          <w:lang w:val="en-IN"/>
        </w:rPr>
        <w:t>To clarify 29.06</w:t>
      </w:r>
    </w:p>
  </w:comment>
  <w:comment w:id="141" w:author="Suvarna Pande" w:date="2026-06-30T20:14:00Z" w:initials="SP">
    <w:p w14:paraId="7E37B2B0" w14:textId="77777777" w:rsidR="00A40472" w:rsidRDefault="00A40472" w:rsidP="00A40472">
      <w:pPr>
        <w:pStyle w:val="CommentText"/>
      </w:pPr>
      <w:r>
        <w:rPr>
          <w:rStyle w:val="CommentReference"/>
        </w:rPr>
        <w:annotationRef/>
      </w:r>
      <w:r>
        <w:rPr>
          <w:lang w:val="en-GB"/>
        </w:rPr>
        <w:t>We decided to drop this. Doing appraisals for all studies</w:t>
      </w:r>
    </w:p>
  </w:comment>
  <w:comment w:id="142" w:author="Anil Thota" w:date="2026-06-27T09:24:00Z" w:initials="AT">
    <w:p w14:paraId="0A4E9AF2" w14:textId="77777777" w:rsidR="0081440B" w:rsidRDefault="0081440B" w:rsidP="0081440B">
      <w:r>
        <w:rPr>
          <w:rStyle w:val="CommentReference"/>
        </w:rPr>
        <w:annotationRef/>
      </w:r>
      <w:r>
        <w:rPr>
          <w:sz w:val="20"/>
          <w:szCs w:val="20"/>
        </w:rPr>
        <w:t>See my comments on these two aspects above. Both are problematic imo.</w:t>
      </w:r>
    </w:p>
  </w:comment>
  <w:comment w:id="151" w:author="Anil Thota" w:date="2026-06-27T09:28:00Z" w:initials="AT">
    <w:p w14:paraId="556B1A71" w14:textId="77777777" w:rsidR="00C03384" w:rsidRDefault="00C03384" w:rsidP="00C03384">
      <w:r>
        <w:rPr>
          <w:rStyle w:val="CommentReference"/>
        </w:rPr>
        <w:annotationRef/>
      </w:r>
      <w:r>
        <w:rPr>
          <w:sz w:val="20"/>
          <w:szCs w:val="20"/>
        </w:rPr>
        <w:t>Will you be reporting the overall effect size in some way since we won't have MA...such as a median...that adds more heft rather than just counting direction of effect</w:t>
      </w:r>
    </w:p>
  </w:comment>
  <w:comment w:id="156" w:author="Anil Thota" w:date="2026-06-27T09:31:00Z" w:initials="AT">
    <w:p w14:paraId="59D7D68E" w14:textId="77777777" w:rsidR="005424E9" w:rsidRDefault="005424E9" w:rsidP="005424E9">
      <w:r>
        <w:rPr>
          <w:rStyle w:val="CommentReference"/>
        </w:rPr>
        <w:annotationRef/>
      </w:r>
      <w:r>
        <w:rPr>
          <w:sz w:val="20"/>
          <w:szCs w:val="20"/>
        </w:rPr>
        <w:t>This reminds me of a question I had from the criteria. Since this is supposed to be ultra low cost, are we looking at only ultra low cost models from the literature? I am guessing not. If I am right in that assumption, it will be important to state how we go from what we find to situating it in a ultra low cost model. That is key to this whole exercise.</w:t>
      </w:r>
    </w:p>
  </w:comment>
  <w:comment w:id="161" w:author="Anil Thota" w:date="2026-06-27T09:31:00Z" w:initials="AT">
    <w:p w14:paraId="5B2FE664" w14:textId="77777777" w:rsidR="006162B8" w:rsidRDefault="006162B8" w:rsidP="006162B8">
      <w:r>
        <w:rPr>
          <w:rStyle w:val="CommentReference"/>
        </w:rPr>
        <w:annotationRef/>
      </w:r>
      <w:r>
        <w:rPr>
          <w:sz w:val="20"/>
          <w:szCs w:val="20"/>
        </w:rPr>
        <w:t>See my comment on this phrasing from before.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D6EC4" w15:done="0"/>
  <w15:commentEx w15:paraId="6207ACAB" w15:done="0"/>
  <w15:commentEx w15:paraId="2906E18F" w15:done="0"/>
  <w15:commentEx w15:paraId="389B056B" w15:done="0"/>
  <w15:commentEx w15:paraId="2CBC75FA" w15:done="0"/>
  <w15:commentEx w15:paraId="2B9F6D5B" w15:paraIdParent="2CBC75FA" w15:done="0"/>
  <w15:commentEx w15:paraId="20DA49EB" w15:done="0"/>
  <w15:commentEx w15:paraId="12BC511F" w15:paraIdParent="20DA49EB" w15:done="0"/>
  <w15:commentEx w15:paraId="5D52BA26" w15:done="0"/>
  <w15:commentEx w15:paraId="5288EDDD" w15:done="0"/>
  <w15:commentEx w15:paraId="212FCA34" w15:done="0"/>
  <w15:commentEx w15:paraId="73F4E4EE" w15:done="0"/>
  <w15:commentEx w15:paraId="4851B96B" w15:done="0"/>
  <w15:commentEx w15:paraId="78AEB27E" w15:done="0"/>
  <w15:commentEx w15:paraId="5ABF72A4" w15:done="0"/>
  <w15:commentEx w15:paraId="533101CF" w15:done="0"/>
  <w15:commentEx w15:paraId="76977E91" w15:done="0"/>
  <w15:commentEx w15:paraId="31038484" w15:done="0"/>
  <w15:commentEx w15:paraId="03A31CF9" w15:done="0"/>
  <w15:commentEx w15:paraId="0384A8DB" w15:done="0"/>
  <w15:commentEx w15:paraId="53560389" w15:done="0"/>
  <w15:commentEx w15:paraId="38B24981" w15:done="0"/>
  <w15:commentEx w15:paraId="1EBF6573" w15:done="0"/>
  <w15:commentEx w15:paraId="0F1D3386" w15:paraIdParent="1EBF6573" w15:done="0"/>
  <w15:commentEx w15:paraId="03BDAD12" w15:done="0"/>
  <w15:commentEx w15:paraId="0754A2D8" w15:done="0"/>
  <w15:commentEx w15:paraId="5A42D602" w15:done="0"/>
  <w15:commentEx w15:paraId="49EFE0FD" w15:paraIdParent="5A42D602" w15:done="0"/>
  <w15:commentEx w15:paraId="3FA04D7E" w15:paraIdParent="5A42D602" w15:done="0"/>
  <w15:commentEx w15:paraId="59BDC764" w15:paraIdParent="5A42D602" w15:done="0"/>
  <w15:commentEx w15:paraId="7C445768" w15:done="0"/>
  <w15:commentEx w15:paraId="1ADBB530" w15:paraIdParent="7C445768" w15:done="0"/>
  <w15:commentEx w15:paraId="7E37B2B0" w15:paraIdParent="7C445768" w15:done="0"/>
  <w15:commentEx w15:paraId="0A4E9AF2" w15:done="0"/>
  <w15:commentEx w15:paraId="556B1A71" w15:done="0"/>
  <w15:commentEx w15:paraId="59D7D68E" w15:done="0"/>
  <w15:commentEx w15:paraId="5B2FE6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F3D4A" w16cex:dateUtc="2026-06-30T08:36:00Z"/>
  <w16cex:commentExtensible w16cex:durableId="3179F706" w16cex:dateUtc="2026-06-26T20:44:00Z"/>
  <w16cex:commentExtensible w16cex:durableId="2C20DCCC" w16cex:dateUtc="2026-06-26T20:41:00Z"/>
  <w16cex:commentExtensible w16cex:durableId="0EA52DC0" w16cex:dateUtc="2026-06-26T20:44:00Z"/>
  <w16cex:commentExtensible w16cex:durableId="57398A56" w16cex:dateUtc="2026-06-26T20:57:00Z"/>
  <w16cex:commentExtensible w16cex:durableId="07946A1A" w16cex:dateUtc="2026-06-28T11:19:00Z"/>
  <w16cex:commentExtensible w16cex:durableId="2A0FBDEB" w16cex:dateUtc="2026-06-26T20:59:00Z"/>
  <w16cex:commentExtensible w16cex:durableId="46A18B59" w16cex:dateUtc="2026-06-28T11:18:00Z"/>
  <w16cex:commentExtensible w16cex:durableId="3A86581D" w16cex:dateUtc="2026-06-26T21:01:00Z"/>
  <w16cex:commentExtensible w16cex:durableId="0FAB022E" w16cex:dateUtc="2026-06-26T21:02:00Z"/>
  <w16cex:commentExtensible w16cex:durableId="655FF72D" w16cex:dateUtc="2026-06-26T21:04:00Z"/>
  <w16cex:commentExtensible w16cex:durableId="57AF479D" w16cex:dateUtc="2026-06-27T12:46:00Z"/>
  <w16cex:commentExtensible w16cex:durableId="7FA3248F" w16cex:dateUtc="2026-06-26T21:06:00Z"/>
  <w16cex:commentExtensible w16cex:durableId="2C204109" w16cex:dateUtc="2026-06-27T12:47:00Z"/>
  <w16cex:commentExtensible w16cex:durableId="1ABDCE1D" w16cex:dateUtc="2026-06-27T12:48:00Z"/>
  <w16cex:commentExtensible w16cex:durableId="0CBC26DA" w16cex:dateUtc="2026-06-27T12:50:00Z"/>
  <w16cex:commentExtensible w16cex:durableId="138B5585" w16cex:dateUtc="2026-06-27T13:01:00Z"/>
  <w16cex:commentExtensible w16cex:durableId="74CE869B" w16cex:dateUtc="2026-06-27T13:03:00Z"/>
  <w16cex:commentExtensible w16cex:durableId="56348AE1" w16cex:dateUtc="2026-06-27T13:05:00Z"/>
  <w16cex:commentExtensible w16cex:durableId="1F86666B" w16cex:dateUtc="2026-06-27T13:06:00Z"/>
  <w16cex:commentExtensible w16cex:durableId="51EE10D8" w16cex:dateUtc="2026-06-27T13:07:00Z"/>
  <w16cex:commentExtensible w16cex:durableId="11823659" w16cex:dateUtc="2026-06-27T13:08:00Z"/>
  <w16cex:commentExtensible w16cex:durableId="1CBB2D5A" w16cex:dateUtc="2026-06-27T13:09:00Z"/>
  <w16cex:commentExtensible w16cex:durableId="5C34D199" w16cex:dateUtc="2026-07-13T00:04:00Z"/>
  <w16cex:commentExtensible w16cex:durableId="1E1CE413" w16cex:dateUtc="2026-06-27T13:11:00Z"/>
  <w16cex:commentExtensible w16cex:durableId="79E00473" w16cex:dateUtc="2026-06-27T13:13:00Z"/>
  <w16cex:commentExtensible w16cex:durableId="6EDF26A5" w16cex:dateUtc="2026-06-27T13:22:00Z"/>
  <w16cex:commentExtensible w16cex:durableId="11A8C3D2" w16cex:dateUtc="2026-06-29T12:31:00Z"/>
  <w16cex:commentExtensible w16cex:durableId="567A2BB7" w16cex:dateUtc="2026-06-30T19:11:00Z"/>
  <w16cex:commentExtensible w16cex:durableId="67D05734" w16cex:dateUtc="2026-06-30T19:13:00Z"/>
  <w16cex:commentExtensible w16cex:durableId="09503BDC" w16cex:dateUtc="2026-06-27T13:23:00Z"/>
  <w16cex:commentExtensible w16cex:durableId="2D856820" w16cex:dateUtc="2026-06-29T12:32:00Z"/>
  <w16cex:commentExtensible w16cex:durableId="3C9A5E58" w16cex:dateUtc="2026-06-30T19:14:00Z"/>
  <w16cex:commentExtensible w16cex:durableId="5AE36C8F" w16cex:dateUtc="2026-06-27T13:24:00Z"/>
  <w16cex:commentExtensible w16cex:durableId="0DF0301E" w16cex:dateUtc="2026-06-27T13:28:00Z"/>
  <w16cex:commentExtensible w16cex:durableId="74943F93" w16cex:dateUtc="2026-06-27T13:31:00Z"/>
  <w16cex:commentExtensible w16cex:durableId="43D16B93" w16cex:dateUtc="2026-06-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D6EC4" w16cid:durableId="00FF3D4A"/>
  <w16cid:commentId w16cid:paraId="6207ACAB" w16cid:durableId="3179F706"/>
  <w16cid:commentId w16cid:paraId="2906E18F" w16cid:durableId="2C20DCCC"/>
  <w16cid:commentId w16cid:paraId="389B056B" w16cid:durableId="0EA52DC0"/>
  <w16cid:commentId w16cid:paraId="2CBC75FA" w16cid:durableId="57398A56"/>
  <w16cid:commentId w16cid:paraId="2B9F6D5B" w16cid:durableId="07946A1A"/>
  <w16cid:commentId w16cid:paraId="20DA49EB" w16cid:durableId="2A0FBDEB"/>
  <w16cid:commentId w16cid:paraId="12BC511F" w16cid:durableId="46A18B59"/>
  <w16cid:commentId w16cid:paraId="5D52BA26" w16cid:durableId="3A86581D"/>
  <w16cid:commentId w16cid:paraId="5288EDDD" w16cid:durableId="0FAB022E"/>
  <w16cid:commentId w16cid:paraId="212FCA34" w16cid:durableId="655FF72D"/>
  <w16cid:commentId w16cid:paraId="73F4E4EE" w16cid:durableId="57AF479D"/>
  <w16cid:commentId w16cid:paraId="4851B96B" w16cid:durableId="7FA3248F"/>
  <w16cid:commentId w16cid:paraId="78AEB27E" w16cid:durableId="2C204109"/>
  <w16cid:commentId w16cid:paraId="5ABF72A4" w16cid:durableId="1ABDCE1D"/>
  <w16cid:commentId w16cid:paraId="533101CF" w16cid:durableId="0CBC26DA"/>
  <w16cid:commentId w16cid:paraId="76977E91" w16cid:durableId="138B5585"/>
  <w16cid:commentId w16cid:paraId="31038484" w16cid:durableId="74CE869B"/>
  <w16cid:commentId w16cid:paraId="03A31CF9" w16cid:durableId="56348AE1"/>
  <w16cid:commentId w16cid:paraId="0384A8DB" w16cid:durableId="1F86666B"/>
  <w16cid:commentId w16cid:paraId="53560389" w16cid:durableId="51EE10D8"/>
  <w16cid:commentId w16cid:paraId="38B24981" w16cid:durableId="11823659"/>
  <w16cid:commentId w16cid:paraId="1EBF6573" w16cid:durableId="1CBB2D5A"/>
  <w16cid:commentId w16cid:paraId="0F1D3386" w16cid:durableId="5C34D199"/>
  <w16cid:commentId w16cid:paraId="03BDAD12" w16cid:durableId="1E1CE413"/>
  <w16cid:commentId w16cid:paraId="0754A2D8" w16cid:durableId="79E00473"/>
  <w16cid:commentId w16cid:paraId="5A42D602" w16cid:durableId="6EDF26A5"/>
  <w16cid:commentId w16cid:paraId="49EFE0FD" w16cid:durableId="11A8C3D2"/>
  <w16cid:commentId w16cid:paraId="3FA04D7E" w16cid:durableId="567A2BB7"/>
  <w16cid:commentId w16cid:paraId="59BDC764" w16cid:durableId="67D05734"/>
  <w16cid:commentId w16cid:paraId="7C445768" w16cid:durableId="09503BDC"/>
  <w16cid:commentId w16cid:paraId="1ADBB530" w16cid:durableId="2D856820"/>
  <w16cid:commentId w16cid:paraId="7E37B2B0" w16cid:durableId="3C9A5E58"/>
  <w16cid:commentId w16cid:paraId="0A4E9AF2" w16cid:durableId="5AE36C8F"/>
  <w16cid:commentId w16cid:paraId="556B1A71" w16cid:durableId="0DF0301E"/>
  <w16cid:commentId w16cid:paraId="59D7D68E" w16cid:durableId="74943F93"/>
  <w16cid:commentId w16cid:paraId="5B2FE664" w16cid:durableId="43D16B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00FD" w14:textId="77777777" w:rsidR="00DE5D8F" w:rsidRDefault="00DE5D8F" w:rsidP="002D5C7F">
      <w:r>
        <w:separator/>
      </w:r>
    </w:p>
  </w:endnote>
  <w:endnote w:type="continuationSeparator" w:id="0">
    <w:p w14:paraId="597C8F79" w14:textId="77777777" w:rsidR="00DE5D8F" w:rsidRDefault="00DE5D8F" w:rsidP="002D5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804984"/>
      <w:docPartObj>
        <w:docPartGallery w:val="Page Numbers (Bottom of Page)"/>
        <w:docPartUnique/>
      </w:docPartObj>
    </w:sdtPr>
    <w:sdtEndPr/>
    <w:sdtContent>
      <w:p w14:paraId="3EEFC1E7" w14:textId="0B0B7927" w:rsidR="00E70D65" w:rsidRDefault="00E70D65">
        <w:pPr>
          <w:pStyle w:val="Footer"/>
          <w:jc w:val="center"/>
        </w:pPr>
        <w:r>
          <w:fldChar w:fldCharType="begin"/>
        </w:r>
        <w:r>
          <w:instrText>PAGE   \* MERGEFORMAT</w:instrText>
        </w:r>
        <w:r>
          <w:fldChar w:fldCharType="separate"/>
        </w:r>
        <w:r>
          <w:rPr>
            <w:lang w:val="en-GB"/>
          </w:rPr>
          <w:t>2</w:t>
        </w:r>
        <w:r>
          <w:fldChar w:fldCharType="end"/>
        </w:r>
      </w:p>
    </w:sdtContent>
  </w:sdt>
  <w:p w14:paraId="13E0C537" w14:textId="77777777" w:rsidR="00534EE1" w:rsidRDefault="00534EE1" w:rsidP="002D5C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89CD" w14:textId="77777777" w:rsidR="00DE5D8F" w:rsidRDefault="00DE5D8F" w:rsidP="002D5C7F">
      <w:r>
        <w:separator/>
      </w:r>
    </w:p>
  </w:footnote>
  <w:footnote w:type="continuationSeparator" w:id="0">
    <w:p w14:paraId="47E850FB" w14:textId="77777777" w:rsidR="00DE5D8F" w:rsidRDefault="00DE5D8F" w:rsidP="002D5C7F">
      <w:r>
        <w:continuationSeparator/>
      </w:r>
    </w:p>
  </w:footnote>
  <w:footnote w:id="1">
    <w:p w14:paraId="7AE36AF2" w14:textId="266ECE42" w:rsidR="00267356" w:rsidRPr="00CE4B22" w:rsidRDefault="00267356">
      <w:pPr>
        <w:pStyle w:val="FootnoteText"/>
        <w:rPr>
          <w:lang w:val="en-IN"/>
        </w:rPr>
      </w:pPr>
      <w:r w:rsidRPr="00CE4B22">
        <w:rPr>
          <w:rStyle w:val="FootnoteReference"/>
          <w:sz w:val="20"/>
          <w:szCs w:val="20"/>
        </w:rPr>
        <w:footnoteRef/>
      </w:r>
      <w:r w:rsidRPr="00CE4B22">
        <w:rPr>
          <w:sz w:val="20"/>
          <w:szCs w:val="20"/>
        </w:rPr>
        <w:t xml:space="preserve"> </w:t>
      </w:r>
      <w:r w:rsidR="00CE4B22" w:rsidRPr="00CE4B22">
        <w:rPr>
          <w:sz w:val="20"/>
          <w:szCs w:val="20"/>
        </w:rPr>
        <w:t xml:space="preserve">Records that qualify only through this carve-out are tagged </w:t>
      </w:r>
      <w:r w:rsidR="00CE4B22" w:rsidRPr="00CE4B22">
        <w:rPr>
          <w:rStyle w:val="HTMLCode"/>
          <w:rFonts w:ascii="Arial" w:eastAsiaTheme="minorHAnsi" w:hAnsi="Arial" w:cs="Arial"/>
          <w:sz w:val="18"/>
          <w:szCs w:val="18"/>
        </w:rPr>
        <w:t>rq11_only</w:t>
      </w:r>
      <w:r w:rsidR="00CE4B22" w:rsidRPr="00CE4B22">
        <w:rPr>
          <w:sz w:val="20"/>
          <w:szCs w:val="20"/>
        </w:rPr>
        <w:t xml:space="preserve"> when extracted, and they feed only into the RQ11 synthesis.</w:t>
      </w:r>
    </w:p>
  </w:footnote>
  <w:footnote w:id="2">
    <w:p w14:paraId="67245E74" w14:textId="62F89FD0" w:rsidR="00904292" w:rsidRPr="008B5623" w:rsidRDefault="00904292" w:rsidP="008B5623">
      <w:pPr>
        <w:pStyle w:val="FootnoteText"/>
        <w:spacing w:after="0"/>
      </w:pPr>
      <w:r>
        <w:rPr>
          <w:rStyle w:val="FootnoteReference"/>
        </w:rPr>
        <w:footnoteRef/>
      </w:r>
      <w:r>
        <w:t xml:space="preserve"> </w:t>
      </w:r>
      <w:r w:rsidR="008B5623">
        <w:t>One-hop</w:t>
      </w:r>
      <w:r w:rsidRPr="008B52A8">
        <w:rPr>
          <w:rStyle w:val="Strong"/>
          <w:sz w:val="20"/>
          <w:szCs w:val="20"/>
        </w:rPr>
        <w:t xml:space="preserve"> backward citation</w:t>
      </w:r>
      <w:r w:rsidRPr="008B52A8">
        <w:t xml:space="preserve"> refers to the references listed directly in </w:t>
      </w:r>
      <w:r w:rsidRPr="00A84BB9">
        <w:t>the</w:t>
      </w:r>
      <w:r w:rsidRPr="008B52A8">
        <w:t xml:space="preserve"> </w:t>
      </w:r>
      <w:r w:rsidRPr="00A84BB9">
        <w:t>study</w:t>
      </w:r>
      <w:r w:rsidR="008B5623">
        <w:t>.</w:t>
      </w:r>
      <w:r w:rsidRPr="00A84BB9">
        <w:t xml:space="preserve"> </w:t>
      </w:r>
    </w:p>
  </w:footnote>
  <w:footnote w:id="3">
    <w:p w14:paraId="47AEAE1C" w14:textId="028C653E" w:rsidR="00904292" w:rsidRPr="00904292" w:rsidRDefault="00904292" w:rsidP="008B5623">
      <w:pPr>
        <w:pStyle w:val="FootnoteText"/>
        <w:spacing w:after="0"/>
        <w:rPr>
          <w:lang w:val="en-IN"/>
        </w:rPr>
      </w:pPr>
      <w:r>
        <w:rPr>
          <w:rStyle w:val="FootnoteReference"/>
        </w:rPr>
        <w:footnoteRef/>
      </w:r>
      <w:r>
        <w:t xml:space="preserve"> </w:t>
      </w:r>
      <w:r w:rsidR="008B5623">
        <w:rPr>
          <w:rStyle w:val="Strong"/>
          <w:sz w:val="20"/>
          <w:szCs w:val="20"/>
        </w:rPr>
        <w:t>O</w:t>
      </w:r>
      <w:r w:rsidR="008B5623" w:rsidRPr="008B52A8">
        <w:rPr>
          <w:rStyle w:val="Strong"/>
          <w:sz w:val="20"/>
          <w:szCs w:val="20"/>
        </w:rPr>
        <w:t>ne-hop forward citation</w:t>
      </w:r>
      <w:r w:rsidR="008B5623" w:rsidRPr="008B52A8">
        <w:t xml:space="preserve"> is a literature searching method that involves finding which papers have directly cited your original "seed" paper, and then looking at the reference lists of </w:t>
      </w:r>
      <w:r w:rsidR="008B5623" w:rsidRPr="008B52A8">
        <w:rPr>
          <w:rStyle w:val="Emphasis"/>
          <w:sz w:val="20"/>
          <w:szCs w:val="20"/>
        </w:rPr>
        <w:t>those</w:t>
      </w:r>
      <w:r w:rsidR="008B5623" w:rsidRPr="008B52A8">
        <w:t xml:space="preserve"> citing papers</w:t>
      </w:r>
      <w:r w:rsidR="008B5623">
        <w:t>.</w:t>
      </w:r>
    </w:p>
  </w:footnote>
  <w:footnote w:id="4">
    <w:p w14:paraId="2CEF0452" w14:textId="65F4222C" w:rsidR="00506DE5" w:rsidRPr="008B52A8" w:rsidRDefault="00506DE5" w:rsidP="008769B3">
      <w:pPr>
        <w:pStyle w:val="FootnoteText"/>
        <w:spacing w:after="0"/>
        <w:rPr>
          <w:lang w:val="en-IN"/>
        </w:rPr>
      </w:pPr>
      <w:r w:rsidRPr="008B52A8">
        <w:rPr>
          <w:rStyle w:val="FootnoteReference"/>
        </w:rPr>
        <w:footnoteRef/>
      </w:r>
      <w:r w:rsidRPr="008B52A8">
        <w:t xml:space="preserve"> </w:t>
      </w:r>
      <w:r w:rsidRPr="008B52A8">
        <w:rPr>
          <w:rStyle w:val="Strong"/>
          <w:sz w:val="20"/>
          <w:szCs w:val="20"/>
        </w:rPr>
        <w:t>one hop backward citation</w:t>
      </w:r>
      <w:r w:rsidRPr="008B52A8">
        <w:t xml:space="preserve"> refers to the references listed directly in </w:t>
      </w:r>
      <w:r w:rsidR="00930435" w:rsidRPr="00A84BB9">
        <w:t>the</w:t>
      </w:r>
      <w:r w:rsidRPr="008B52A8">
        <w:t xml:space="preserve"> </w:t>
      </w:r>
      <w:r w:rsidR="00930435" w:rsidRPr="00A84BB9">
        <w:t xml:space="preserve">study. </w:t>
      </w:r>
    </w:p>
  </w:footnote>
  <w:footnote w:id="5">
    <w:p w14:paraId="7C851CC9" w14:textId="7ED16160" w:rsidR="00930435" w:rsidRPr="008769B3" w:rsidRDefault="00930435" w:rsidP="008769B3">
      <w:pPr>
        <w:pStyle w:val="FootnoteText"/>
        <w:spacing w:after="0"/>
        <w:rPr>
          <w:lang w:val="en-IN"/>
        </w:rPr>
      </w:pPr>
      <w:r w:rsidRPr="008B52A8">
        <w:rPr>
          <w:rStyle w:val="FootnoteReference"/>
          <w:sz w:val="20"/>
          <w:szCs w:val="20"/>
        </w:rPr>
        <w:footnoteRef/>
      </w:r>
      <w:r w:rsidRPr="008B52A8">
        <w:t xml:space="preserve"> </w:t>
      </w:r>
      <w:r w:rsidR="001C472B" w:rsidRPr="008B52A8">
        <w:rPr>
          <w:rStyle w:val="Strong"/>
          <w:sz w:val="20"/>
          <w:szCs w:val="20"/>
        </w:rPr>
        <w:t>one-hop forward citation</w:t>
      </w:r>
      <w:r w:rsidR="001C472B" w:rsidRPr="008B52A8">
        <w:t xml:space="preserve"> is a literature searching method that involves finding which papers have directly cited your original "seed" paper, and then looking at the reference lists of </w:t>
      </w:r>
      <w:r w:rsidR="001C472B" w:rsidRPr="008B52A8">
        <w:rPr>
          <w:rStyle w:val="Emphasis"/>
          <w:sz w:val="20"/>
          <w:szCs w:val="20"/>
        </w:rPr>
        <w:t>those</w:t>
      </w:r>
      <w:r w:rsidR="001C472B" w:rsidRPr="008B52A8">
        <w:t xml:space="preserve"> citing papers</w:t>
      </w:r>
    </w:p>
  </w:footnote>
  <w:footnote w:id="6">
    <w:p w14:paraId="7952A2FC" w14:textId="4ED72F9B" w:rsidR="00F22D3A" w:rsidRPr="00F22D3A" w:rsidRDefault="00F22D3A" w:rsidP="00F22D3A">
      <w:pPr>
        <w:pStyle w:val="NormalWeb"/>
        <w:shd w:val="clear" w:color="auto" w:fill="FFFFFF"/>
        <w:spacing w:before="0" w:beforeAutospacing="0" w:after="450" w:afterAutospacing="0"/>
        <w:rPr>
          <w:rFonts w:ascii="Arial" w:hAnsi="Arial" w:cs="Arial"/>
          <w:color w:val="181B1E"/>
          <w:sz w:val="20"/>
          <w:szCs w:val="20"/>
        </w:rPr>
      </w:pPr>
      <w:r w:rsidRPr="00F22D3A">
        <w:rPr>
          <w:rStyle w:val="FootnoteReference"/>
          <w:rFonts w:ascii="Arial" w:hAnsi="Arial" w:cs="Arial"/>
          <w:sz w:val="20"/>
          <w:szCs w:val="20"/>
        </w:rPr>
        <w:footnoteRef/>
      </w:r>
      <w:r w:rsidRPr="00F22D3A">
        <w:rPr>
          <w:rFonts w:ascii="Arial" w:hAnsi="Arial" w:cs="Arial"/>
          <w:sz w:val="20"/>
          <w:szCs w:val="20"/>
        </w:rPr>
        <w:t xml:space="preserve"> </w:t>
      </w:r>
      <w:r w:rsidRPr="00F22D3A">
        <w:rPr>
          <w:rFonts w:ascii="Arial" w:hAnsi="Arial" w:cs="Arial"/>
          <w:color w:val="181B1E"/>
          <w:sz w:val="20"/>
          <w:szCs w:val="20"/>
        </w:rPr>
        <w:t xml:space="preserve">A calibration curve in </w:t>
      </w:r>
      <w:r>
        <w:rPr>
          <w:rFonts w:ascii="Arial" w:hAnsi="Arial" w:cs="Arial"/>
          <w:color w:val="181B1E"/>
          <w:sz w:val="20"/>
          <w:szCs w:val="20"/>
        </w:rPr>
        <w:t>LLM</w:t>
      </w:r>
      <w:r w:rsidRPr="00F22D3A">
        <w:rPr>
          <w:rFonts w:ascii="Arial" w:hAnsi="Arial" w:cs="Arial"/>
          <w:color w:val="181B1E"/>
          <w:sz w:val="20"/>
          <w:szCs w:val="20"/>
        </w:rPr>
        <w:t xml:space="preserve"> refers to a graphical representation that demonstrates how the predicted probabilities of a classification model align with the actual outcomes. Ideally, in a well-calibrated model, if a prediction says there's a 70% chance of a particular event happening, then that event should indeed occur approximately 70% of the time.</w:t>
      </w:r>
      <w:r>
        <w:rPr>
          <w:rFonts w:ascii="Arial" w:hAnsi="Arial" w:cs="Arial"/>
          <w:color w:val="181B1E"/>
          <w:sz w:val="20"/>
          <w:szCs w:val="20"/>
        </w:rPr>
        <w:t xml:space="preserve"> </w:t>
      </w:r>
      <w:r w:rsidRPr="00F22D3A">
        <w:rPr>
          <w:rFonts w:ascii="Arial" w:hAnsi="Arial" w:cs="Arial"/>
          <w:color w:val="181B1E"/>
          <w:sz w:val="20"/>
          <w:szCs w:val="20"/>
        </w:rPr>
        <w:t xml:space="preserve">Calibration curves help </w:t>
      </w:r>
      <w:r>
        <w:rPr>
          <w:rFonts w:ascii="Arial" w:hAnsi="Arial" w:cs="Arial"/>
          <w:color w:val="181B1E"/>
          <w:sz w:val="20"/>
          <w:szCs w:val="20"/>
        </w:rPr>
        <w:t xml:space="preserve">assess the reliability of </w:t>
      </w:r>
      <w:r w:rsidRPr="00F22D3A">
        <w:rPr>
          <w:rFonts w:ascii="Arial" w:hAnsi="Arial" w:cs="Arial"/>
          <w:color w:val="181B1E"/>
          <w:sz w:val="20"/>
          <w:szCs w:val="20"/>
        </w:rPr>
        <w:t>predicted probabilities.</w:t>
      </w:r>
    </w:p>
    <w:p w14:paraId="452EBC6C" w14:textId="724392F5" w:rsidR="00F22D3A" w:rsidRPr="00F22D3A" w:rsidRDefault="00F22D3A">
      <w:pPr>
        <w:pStyle w:val="FootnoteText"/>
        <w:rPr>
          <w:lang w:val="en-IN"/>
        </w:rPr>
      </w:pPr>
    </w:p>
  </w:footnote>
  <w:footnote w:id="7">
    <w:p w14:paraId="5F7C1A6E" w14:textId="1845F7B8" w:rsidR="00D0657A" w:rsidRDefault="00D0657A" w:rsidP="002D5C7F">
      <w:pPr>
        <w:pStyle w:val="FirstParagraph"/>
      </w:pPr>
      <w:r>
        <w:rPr>
          <w:rStyle w:val="FootnoteReference"/>
        </w:rPr>
        <w:footnoteRef/>
      </w:r>
      <w:r>
        <w:t xml:space="preserve"> </w:t>
      </w:r>
      <w:r w:rsidRPr="00AD79C5">
        <w:t xml:space="preserve">We deliberately use CPI plus market </w:t>
      </w:r>
      <w:r>
        <w:t>exchange rate</w:t>
      </w:r>
      <w:r w:rsidRPr="00AD79C5">
        <w:t>, not PPP, because the decision-relevant question is what an organization would spend on budget terms</w:t>
      </w:r>
      <w:r>
        <w:t xml:space="preserve">. </w:t>
      </w:r>
    </w:p>
    <w:p w14:paraId="5D1C376A" w14:textId="370ED60A" w:rsidR="00D0657A" w:rsidRPr="00BA4E85" w:rsidRDefault="00D0657A" w:rsidP="002D5C7F">
      <w:pPr>
        <w:pStyle w:val="FootnoteText"/>
        <w:rPr>
          <w:lang w:val="en-I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0D31" w14:textId="275B9C87" w:rsidR="003141C4" w:rsidRDefault="003141C4" w:rsidP="003141C4">
    <w:pPr>
      <w:pStyle w:val="Header"/>
      <w:jc w:val="right"/>
    </w:pPr>
    <w:r w:rsidRPr="0026651D">
      <w:rPr>
        <w:noProof/>
      </w:rPr>
      <w:drawing>
        <wp:inline distT="0" distB="0" distL="0" distR="0" wp14:anchorId="6D604CE8" wp14:editId="22734CA1">
          <wp:extent cx="819150" cy="413378"/>
          <wp:effectExtent l="0" t="0" r="0" b="6350"/>
          <wp:docPr id="3919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000" r="-937" b="24062"/>
                  <a:stretch>
                    <a:fillRect/>
                  </a:stretch>
                </pic:blipFill>
                <pic:spPr bwMode="auto">
                  <a:xfrm>
                    <a:off x="0" y="0"/>
                    <a:ext cx="835219" cy="421487"/>
                  </a:xfrm>
                  <a:prstGeom prst="rect">
                    <a:avLst/>
                  </a:prstGeom>
                  <a:noFill/>
                  <a:ln>
                    <a:noFill/>
                  </a:ln>
                  <a:extLst>
                    <a:ext uri="{53640926-AAD7-44D8-BBD7-CCE9431645EC}">
                      <a14:shadowObscured xmlns:a14="http://schemas.microsoft.com/office/drawing/2010/main"/>
                    </a:ext>
                  </a:extLst>
                </pic:spPr>
              </pic:pic>
            </a:graphicData>
          </a:graphic>
        </wp:inline>
      </w:drawing>
    </w:r>
  </w:p>
  <w:p w14:paraId="2811565A" w14:textId="77777777" w:rsidR="003141C4" w:rsidRDefault="00314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7E0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A8AC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311"/>
    <w:multiLevelType w:val="multilevel"/>
    <w:tmpl w:val="22AEC1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1"/>
    <w:multiLevelType w:val="multilevel"/>
    <w:tmpl w:val="22AEC1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31"/>
    <w:multiLevelType w:val="multilevel"/>
    <w:tmpl w:val="AF3E4A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8BF3699"/>
    <w:multiLevelType w:val="hybridMultilevel"/>
    <w:tmpl w:val="4B58D9A8"/>
    <w:lvl w:ilvl="0" w:tplc="6D56D72C">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DA372F"/>
    <w:multiLevelType w:val="multilevel"/>
    <w:tmpl w:val="307A3844"/>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016230D"/>
    <w:multiLevelType w:val="hybridMultilevel"/>
    <w:tmpl w:val="C46C0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A63089"/>
    <w:multiLevelType w:val="hybridMultilevel"/>
    <w:tmpl w:val="D5663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4B7D59"/>
    <w:multiLevelType w:val="hybridMultilevel"/>
    <w:tmpl w:val="199E2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A72D54"/>
    <w:multiLevelType w:val="multilevel"/>
    <w:tmpl w:val="22AEC1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C3504E5"/>
    <w:multiLevelType w:val="hybridMultilevel"/>
    <w:tmpl w:val="005E4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BE733C"/>
    <w:multiLevelType w:val="hybridMultilevel"/>
    <w:tmpl w:val="50A06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5789937">
    <w:abstractNumId w:val="0"/>
  </w:num>
  <w:num w:numId="2" w16cid:durableId="440343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804811">
    <w:abstractNumId w:val="1"/>
  </w:num>
  <w:num w:numId="4" w16cid:durableId="13824845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00752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5509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0524762">
    <w:abstractNumId w:val="1"/>
  </w:num>
  <w:num w:numId="8" w16cid:durableId="5438331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8883093">
    <w:abstractNumId w:val="1"/>
  </w:num>
  <w:num w:numId="10" w16cid:durableId="1514226127">
    <w:abstractNumId w:val="1"/>
  </w:num>
  <w:num w:numId="11" w16cid:durableId="402989130">
    <w:abstractNumId w:val="1"/>
  </w:num>
  <w:num w:numId="12" w16cid:durableId="7561772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9195584">
    <w:abstractNumId w:val="1"/>
  </w:num>
  <w:num w:numId="14" w16cid:durableId="491681368">
    <w:abstractNumId w:val="1"/>
  </w:num>
  <w:num w:numId="15" w16cid:durableId="9551412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6310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300991">
    <w:abstractNumId w:val="1"/>
  </w:num>
  <w:num w:numId="18" w16cid:durableId="1351950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591639">
    <w:abstractNumId w:val="1"/>
  </w:num>
  <w:num w:numId="20" w16cid:durableId="432554239">
    <w:abstractNumId w:val="1"/>
  </w:num>
  <w:num w:numId="21" w16cid:durableId="725030059">
    <w:abstractNumId w:val="1"/>
  </w:num>
  <w:num w:numId="22" w16cid:durableId="617375670">
    <w:abstractNumId w:val="1"/>
  </w:num>
  <w:num w:numId="23" w16cid:durableId="494299356">
    <w:abstractNumId w:val="1"/>
  </w:num>
  <w:num w:numId="24" w16cid:durableId="1859199682">
    <w:abstractNumId w:val="1"/>
  </w:num>
  <w:num w:numId="25" w16cid:durableId="1790657443">
    <w:abstractNumId w:val="1"/>
  </w:num>
  <w:num w:numId="26" w16cid:durableId="394356577">
    <w:abstractNumId w:val="1"/>
  </w:num>
  <w:num w:numId="27" w16cid:durableId="1013995339">
    <w:abstractNumId w:val="1"/>
  </w:num>
  <w:num w:numId="28" w16cid:durableId="214538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0581042">
    <w:abstractNumId w:val="1"/>
  </w:num>
  <w:num w:numId="30" w16cid:durableId="1214657365">
    <w:abstractNumId w:val="1"/>
  </w:num>
  <w:num w:numId="31" w16cid:durableId="1017538689">
    <w:abstractNumId w:val="10"/>
  </w:num>
  <w:num w:numId="32" w16cid:durableId="2046446254">
    <w:abstractNumId w:val="8"/>
  </w:num>
  <w:num w:numId="33" w16cid:durableId="2119255168">
    <w:abstractNumId w:val="5"/>
  </w:num>
  <w:num w:numId="34" w16cid:durableId="1382437427">
    <w:abstractNumId w:val="6"/>
  </w:num>
  <w:num w:numId="35" w16cid:durableId="1201281132">
    <w:abstractNumId w:val="9"/>
  </w:num>
  <w:num w:numId="36" w16cid:durableId="399138874">
    <w:abstractNumId w:val="11"/>
  </w:num>
  <w:num w:numId="37" w16cid:durableId="1423180145">
    <w:abstractNumId w:val="12"/>
  </w:num>
  <w:num w:numId="38" w16cid:durableId="131514234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varna Pande">
    <w15:presenceInfo w15:providerId="AD" w15:userId="S::spande@3ieimpact.org::ad52a60e-4f5f-4594-93d6-08ef9511fdf2"/>
  </w15:person>
  <w15:person w15:author="Anil Thota">
    <w15:presenceInfo w15:providerId="AD" w15:userId="S::athota@3ieimpact.org::705503fc-f683-4a6f-99aa-286d7fd7ba45"/>
  </w15:person>
  <w15:person w15:author="M Zahin Shafiq">
    <w15:presenceInfo w15:providerId="AD" w15:userId="S::zshafiq@3ieimpact.org::0ab5b64a-9da9-4855-a070-226095807e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OzMDQys7A0MTUwMLVQ0lEKTi0uzszPAykwNKgFAOj3bX8tAAAA"/>
  </w:docVars>
  <w:rsids>
    <w:rsidRoot w:val="12CF71A8"/>
    <w:rsid w:val="00002197"/>
    <w:rsid w:val="000022A8"/>
    <w:rsid w:val="00002357"/>
    <w:rsid w:val="00002580"/>
    <w:rsid w:val="00002CF8"/>
    <w:rsid w:val="00003AE9"/>
    <w:rsid w:val="00003BD4"/>
    <w:rsid w:val="000043C0"/>
    <w:rsid w:val="00004422"/>
    <w:rsid w:val="0000505C"/>
    <w:rsid w:val="000079F8"/>
    <w:rsid w:val="000101EC"/>
    <w:rsid w:val="000107DB"/>
    <w:rsid w:val="000114A3"/>
    <w:rsid w:val="00011702"/>
    <w:rsid w:val="00013D54"/>
    <w:rsid w:val="00014E12"/>
    <w:rsid w:val="00015AE2"/>
    <w:rsid w:val="00016703"/>
    <w:rsid w:val="00017041"/>
    <w:rsid w:val="000204DE"/>
    <w:rsid w:val="0002179E"/>
    <w:rsid w:val="00021F49"/>
    <w:rsid w:val="000226B0"/>
    <w:rsid w:val="00022CDB"/>
    <w:rsid w:val="00023625"/>
    <w:rsid w:val="0002386B"/>
    <w:rsid w:val="00024641"/>
    <w:rsid w:val="00025075"/>
    <w:rsid w:val="00027C4B"/>
    <w:rsid w:val="00027F0A"/>
    <w:rsid w:val="00031525"/>
    <w:rsid w:val="000326F8"/>
    <w:rsid w:val="00032A36"/>
    <w:rsid w:val="0003351F"/>
    <w:rsid w:val="00034AA6"/>
    <w:rsid w:val="00034E31"/>
    <w:rsid w:val="00035103"/>
    <w:rsid w:val="0003588B"/>
    <w:rsid w:val="000376B0"/>
    <w:rsid w:val="00037713"/>
    <w:rsid w:val="00037741"/>
    <w:rsid w:val="0004019E"/>
    <w:rsid w:val="00040498"/>
    <w:rsid w:val="00040843"/>
    <w:rsid w:val="00042061"/>
    <w:rsid w:val="0004272F"/>
    <w:rsid w:val="000436B2"/>
    <w:rsid w:val="000445AC"/>
    <w:rsid w:val="00044AC3"/>
    <w:rsid w:val="00045E9C"/>
    <w:rsid w:val="00046116"/>
    <w:rsid w:val="00046602"/>
    <w:rsid w:val="00050EDC"/>
    <w:rsid w:val="0005155C"/>
    <w:rsid w:val="00051A92"/>
    <w:rsid w:val="00052C9C"/>
    <w:rsid w:val="00054683"/>
    <w:rsid w:val="000546BD"/>
    <w:rsid w:val="000568EA"/>
    <w:rsid w:val="000574C5"/>
    <w:rsid w:val="00060B33"/>
    <w:rsid w:val="00060CE0"/>
    <w:rsid w:val="000618D8"/>
    <w:rsid w:val="0006336A"/>
    <w:rsid w:val="000636A2"/>
    <w:rsid w:val="00063EE6"/>
    <w:rsid w:val="0006558E"/>
    <w:rsid w:val="0007016C"/>
    <w:rsid w:val="00070784"/>
    <w:rsid w:val="00071142"/>
    <w:rsid w:val="00071580"/>
    <w:rsid w:val="0007771E"/>
    <w:rsid w:val="00077829"/>
    <w:rsid w:val="000821BB"/>
    <w:rsid w:val="00082C47"/>
    <w:rsid w:val="0008414B"/>
    <w:rsid w:val="000845A2"/>
    <w:rsid w:val="00084F56"/>
    <w:rsid w:val="00085231"/>
    <w:rsid w:val="000852B1"/>
    <w:rsid w:val="0008757A"/>
    <w:rsid w:val="00087F78"/>
    <w:rsid w:val="00090651"/>
    <w:rsid w:val="000916B4"/>
    <w:rsid w:val="000918BD"/>
    <w:rsid w:val="000920B8"/>
    <w:rsid w:val="00093573"/>
    <w:rsid w:val="00093ACF"/>
    <w:rsid w:val="000955E9"/>
    <w:rsid w:val="00095699"/>
    <w:rsid w:val="000A2011"/>
    <w:rsid w:val="000A2BA6"/>
    <w:rsid w:val="000A4451"/>
    <w:rsid w:val="000A48A4"/>
    <w:rsid w:val="000A59CC"/>
    <w:rsid w:val="000A7411"/>
    <w:rsid w:val="000B02B8"/>
    <w:rsid w:val="000B325F"/>
    <w:rsid w:val="000B4636"/>
    <w:rsid w:val="000B5BE5"/>
    <w:rsid w:val="000B6332"/>
    <w:rsid w:val="000C07E0"/>
    <w:rsid w:val="000C09A7"/>
    <w:rsid w:val="000C1692"/>
    <w:rsid w:val="000C1F1F"/>
    <w:rsid w:val="000C2A9F"/>
    <w:rsid w:val="000C2ED7"/>
    <w:rsid w:val="000C2EFF"/>
    <w:rsid w:val="000C366D"/>
    <w:rsid w:val="000C59FE"/>
    <w:rsid w:val="000C68ED"/>
    <w:rsid w:val="000C7901"/>
    <w:rsid w:val="000C7C50"/>
    <w:rsid w:val="000C7EF4"/>
    <w:rsid w:val="000D1FD3"/>
    <w:rsid w:val="000D26ED"/>
    <w:rsid w:val="000D2CE0"/>
    <w:rsid w:val="000D4D13"/>
    <w:rsid w:val="000E00F6"/>
    <w:rsid w:val="000E01C8"/>
    <w:rsid w:val="000E0233"/>
    <w:rsid w:val="000E161B"/>
    <w:rsid w:val="000E1A94"/>
    <w:rsid w:val="000E3969"/>
    <w:rsid w:val="000E3F1B"/>
    <w:rsid w:val="000E58CB"/>
    <w:rsid w:val="000E63CB"/>
    <w:rsid w:val="000E6460"/>
    <w:rsid w:val="000E6D7A"/>
    <w:rsid w:val="000F0FE0"/>
    <w:rsid w:val="000F1BE1"/>
    <w:rsid w:val="000F3C7A"/>
    <w:rsid w:val="000F3FA2"/>
    <w:rsid w:val="000F461A"/>
    <w:rsid w:val="000F4D22"/>
    <w:rsid w:val="000F4D3C"/>
    <w:rsid w:val="000F694C"/>
    <w:rsid w:val="00101196"/>
    <w:rsid w:val="001024E3"/>
    <w:rsid w:val="00104FD1"/>
    <w:rsid w:val="00105C7E"/>
    <w:rsid w:val="00107DC9"/>
    <w:rsid w:val="00107ED1"/>
    <w:rsid w:val="00110722"/>
    <w:rsid w:val="00110A86"/>
    <w:rsid w:val="00110B8F"/>
    <w:rsid w:val="00111CB3"/>
    <w:rsid w:val="001128E1"/>
    <w:rsid w:val="00113348"/>
    <w:rsid w:val="001139CB"/>
    <w:rsid w:val="00113F90"/>
    <w:rsid w:val="00114B57"/>
    <w:rsid w:val="00115CE0"/>
    <w:rsid w:val="00116494"/>
    <w:rsid w:val="001207E3"/>
    <w:rsid w:val="0012244E"/>
    <w:rsid w:val="001224F2"/>
    <w:rsid w:val="0012314D"/>
    <w:rsid w:val="00123319"/>
    <w:rsid w:val="0012412C"/>
    <w:rsid w:val="00124A95"/>
    <w:rsid w:val="001254C4"/>
    <w:rsid w:val="00126CDE"/>
    <w:rsid w:val="001301AB"/>
    <w:rsid w:val="001306AA"/>
    <w:rsid w:val="0013078A"/>
    <w:rsid w:val="001343A4"/>
    <w:rsid w:val="001345B5"/>
    <w:rsid w:val="00134A94"/>
    <w:rsid w:val="00135821"/>
    <w:rsid w:val="001377C5"/>
    <w:rsid w:val="00137CE3"/>
    <w:rsid w:val="00141BDB"/>
    <w:rsid w:val="0014360E"/>
    <w:rsid w:val="00144E1B"/>
    <w:rsid w:val="0014565F"/>
    <w:rsid w:val="00147158"/>
    <w:rsid w:val="0014758F"/>
    <w:rsid w:val="00150958"/>
    <w:rsid w:val="00151CA1"/>
    <w:rsid w:val="00154110"/>
    <w:rsid w:val="00155271"/>
    <w:rsid w:val="00160BC8"/>
    <w:rsid w:val="001613AE"/>
    <w:rsid w:val="0016250E"/>
    <w:rsid w:val="0016286E"/>
    <w:rsid w:val="00162E13"/>
    <w:rsid w:val="001631C2"/>
    <w:rsid w:val="00164353"/>
    <w:rsid w:val="00171E74"/>
    <w:rsid w:val="00172A4D"/>
    <w:rsid w:val="00172AA8"/>
    <w:rsid w:val="0017412C"/>
    <w:rsid w:val="00175F80"/>
    <w:rsid w:val="001760B7"/>
    <w:rsid w:val="00176276"/>
    <w:rsid w:val="00181887"/>
    <w:rsid w:val="0018534B"/>
    <w:rsid w:val="00190024"/>
    <w:rsid w:val="001919B2"/>
    <w:rsid w:val="001932F6"/>
    <w:rsid w:val="00194F11"/>
    <w:rsid w:val="0019765B"/>
    <w:rsid w:val="001A00FF"/>
    <w:rsid w:val="001A14AB"/>
    <w:rsid w:val="001A2089"/>
    <w:rsid w:val="001A259E"/>
    <w:rsid w:val="001A29BF"/>
    <w:rsid w:val="001A2C48"/>
    <w:rsid w:val="001A3227"/>
    <w:rsid w:val="001A67EC"/>
    <w:rsid w:val="001A683B"/>
    <w:rsid w:val="001A6C28"/>
    <w:rsid w:val="001A6F26"/>
    <w:rsid w:val="001B0C16"/>
    <w:rsid w:val="001B21BA"/>
    <w:rsid w:val="001B5CA9"/>
    <w:rsid w:val="001B5EA1"/>
    <w:rsid w:val="001B65E9"/>
    <w:rsid w:val="001C24C9"/>
    <w:rsid w:val="001C2D59"/>
    <w:rsid w:val="001C3827"/>
    <w:rsid w:val="001C3FAD"/>
    <w:rsid w:val="001C472B"/>
    <w:rsid w:val="001C4890"/>
    <w:rsid w:val="001C6E8F"/>
    <w:rsid w:val="001C7690"/>
    <w:rsid w:val="001D3172"/>
    <w:rsid w:val="001D31C7"/>
    <w:rsid w:val="001D331A"/>
    <w:rsid w:val="001D47B0"/>
    <w:rsid w:val="001D499B"/>
    <w:rsid w:val="001D64FC"/>
    <w:rsid w:val="001E0732"/>
    <w:rsid w:val="001E1FBB"/>
    <w:rsid w:val="001E1FEA"/>
    <w:rsid w:val="001E31E0"/>
    <w:rsid w:val="001E4893"/>
    <w:rsid w:val="001E723C"/>
    <w:rsid w:val="001E7C80"/>
    <w:rsid w:val="001E7F8A"/>
    <w:rsid w:val="001F24B4"/>
    <w:rsid w:val="001F2699"/>
    <w:rsid w:val="001F30BF"/>
    <w:rsid w:val="001F320F"/>
    <w:rsid w:val="001F34AF"/>
    <w:rsid w:val="001F4DB8"/>
    <w:rsid w:val="001F53D5"/>
    <w:rsid w:val="001F54E3"/>
    <w:rsid w:val="001F58E4"/>
    <w:rsid w:val="001F720B"/>
    <w:rsid w:val="001F7348"/>
    <w:rsid w:val="001F770D"/>
    <w:rsid w:val="001F77E8"/>
    <w:rsid w:val="00200CEA"/>
    <w:rsid w:val="002029E8"/>
    <w:rsid w:val="00203AB2"/>
    <w:rsid w:val="002064BB"/>
    <w:rsid w:val="002067AC"/>
    <w:rsid w:val="00207679"/>
    <w:rsid w:val="0021123E"/>
    <w:rsid w:val="002112A4"/>
    <w:rsid w:val="00211C1B"/>
    <w:rsid w:val="00212033"/>
    <w:rsid w:val="00212280"/>
    <w:rsid w:val="002133CD"/>
    <w:rsid w:val="002159BA"/>
    <w:rsid w:val="002169AF"/>
    <w:rsid w:val="00216A4D"/>
    <w:rsid w:val="00216F0A"/>
    <w:rsid w:val="0022024A"/>
    <w:rsid w:val="002239AB"/>
    <w:rsid w:val="00224044"/>
    <w:rsid w:val="00224DE8"/>
    <w:rsid w:val="00226E5B"/>
    <w:rsid w:val="00227F8B"/>
    <w:rsid w:val="002325C5"/>
    <w:rsid w:val="002328D9"/>
    <w:rsid w:val="00232939"/>
    <w:rsid w:val="0023370A"/>
    <w:rsid w:val="00234D24"/>
    <w:rsid w:val="00236761"/>
    <w:rsid w:val="002368D6"/>
    <w:rsid w:val="002400AD"/>
    <w:rsid w:val="00241369"/>
    <w:rsid w:val="00241870"/>
    <w:rsid w:val="00242307"/>
    <w:rsid w:val="0024554E"/>
    <w:rsid w:val="002474F9"/>
    <w:rsid w:val="002477F7"/>
    <w:rsid w:val="00250C84"/>
    <w:rsid w:val="002514A8"/>
    <w:rsid w:val="0025171E"/>
    <w:rsid w:val="00252AE0"/>
    <w:rsid w:val="0025300A"/>
    <w:rsid w:val="00253699"/>
    <w:rsid w:val="00253BED"/>
    <w:rsid w:val="00254F19"/>
    <w:rsid w:val="002561FA"/>
    <w:rsid w:val="00256B81"/>
    <w:rsid w:val="00256E00"/>
    <w:rsid w:val="00260C8B"/>
    <w:rsid w:val="0026132C"/>
    <w:rsid w:val="00261811"/>
    <w:rsid w:val="002619BE"/>
    <w:rsid w:val="00261B87"/>
    <w:rsid w:val="00263065"/>
    <w:rsid w:val="00266F74"/>
    <w:rsid w:val="0026721A"/>
    <w:rsid w:val="00267356"/>
    <w:rsid w:val="00270379"/>
    <w:rsid w:val="00270854"/>
    <w:rsid w:val="00271766"/>
    <w:rsid w:val="002718EC"/>
    <w:rsid w:val="00271EEA"/>
    <w:rsid w:val="002776C5"/>
    <w:rsid w:val="00277A7B"/>
    <w:rsid w:val="00281436"/>
    <w:rsid w:val="0028383B"/>
    <w:rsid w:val="002862A4"/>
    <w:rsid w:val="0029038C"/>
    <w:rsid w:val="0029276C"/>
    <w:rsid w:val="00292EEB"/>
    <w:rsid w:val="00295A10"/>
    <w:rsid w:val="002962AD"/>
    <w:rsid w:val="002A59B2"/>
    <w:rsid w:val="002A7D7E"/>
    <w:rsid w:val="002B18C8"/>
    <w:rsid w:val="002B4105"/>
    <w:rsid w:val="002B4BDD"/>
    <w:rsid w:val="002B5FA0"/>
    <w:rsid w:val="002C137A"/>
    <w:rsid w:val="002C1FF7"/>
    <w:rsid w:val="002C26A1"/>
    <w:rsid w:val="002C2D04"/>
    <w:rsid w:val="002C2DEB"/>
    <w:rsid w:val="002C45E7"/>
    <w:rsid w:val="002D011A"/>
    <w:rsid w:val="002D06A6"/>
    <w:rsid w:val="002D12DC"/>
    <w:rsid w:val="002D18C5"/>
    <w:rsid w:val="002D2F1A"/>
    <w:rsid w:val="002D3FF0"/>
    <w:rsid w:val="002D5344"/>
    <w:rsid w:val="002D5C7F"/>
    <w:rsid w:val="002D6771"/>
    <w:rsid w:val="002E29D6"/>
    <w:rsid w:val="002E3D4F"/>
    <w:rsid w:val="002E499C"/>
    <w:rsid w:val="002E5071"/>
    <w:rsid w:val="002E5CD5"/>
    <w:rsid w:val="002E6248"/>
    <w:rsid w:val="002E6E93"/>
    <w:rsid w:val="002E7719"/>
    <w:rsid w:val="002F019B"/>
    <w:rsid w:val="002F08AF"/>
    <w:rsid w:val="002F13C9"/>
    <w:rsid w:val="002F200F"/>
    <w:rsid w:val="002F20BE"/>
    <w:rsid w:val="002F2FBE"/>
    <w:rsid w:val="002F32FA"/>
    <w:rsid w:val="002F5D50"/>
    <w:rsid w:val="002F6EFC"/>
    <w:rsid w:val="002F7E1A"/>
    <w:rsid w:val="002F7ECB"/>
    <w:rsid w:val="00301693"/>
    <w:rsid w:val="00301F66"/>
    <w:rsid w:val="003020A0"/>
    <w:rsid w:val="00303BF2"/>
    <w:rsid w:val="00304EA1"/>
    <w:rsid w:val="00305B56"/>
    <w:rsid w:val="00307C5D"/>
    <w:rsid w:val="0031159B"/>
    <w:rsid w:val="003122E6"/>
    <w:rsid w:val="00312D53"/>
    <w:rsid w:val="003132E3"/>
    <w:rsid w:val="00313723"/>
    <w:rsid w:val="003141C0"/>
    <w:rsid w:val="003141C4"/>
    <w:rsid w:val="00314966"/>
    <w:rsid w:val="003154A5"/>
    <w:rsid w:val="00316B46"/>
    <w:rsid w:val="00320C81"/>
    <w:rsid w:val="003211D0"/>
    <w:rsid w:val="003213AA"/>
    <w:rsid w:val="003214D6"/>
    <w:rsid w:val="00321D48"/>
    <w:rsid w:val="00321EE9"/>
    <w:rsid w:val="00322DC4"/>
    <w:rsid w:val="0032340B"/>
    <w:rsid w:val="00323F22"/>
    <w:rsid w:val="003253CE"/>
    <w:rsid w:val="00325566"/>
    <w:rsid w:val="00326F17"/>
    <w:rsid w:val="003271C5"/>
    <w:rsid w:val="00327476"/>
    <w:rsid w:val="00327632"/>
    <w:rsid w:val="003304CF"/>
    <w:rsid w:val="00330D57"/>
    <w:rsid w:val="003313E4"/>
    <w:rsid w:val="00331E65"/>
    <w:rsid w:val="00333DE7"/>
    <w:rsid w:val="00336D46"/>
    <w:rsid w:val="0033744D"/>
    <w:rsid w:val="0034089E"/>
    <w:rsid w:val="00341C21"/>
    <w:rsid w:val="003432B9"/>
    <w:rsid w:val="00344551"/>
    <w:rsid w:val="003446A5"/>
    <w:rsid w:val="00344965"/>
    <w:rsid w:val="00350B50"/>
    <w:rsid w:val="00351CB1"/>
    <w:rsid w:val="003535CF"/>
    <w:rsid w:val="0035496F"/>
    <w:rsid w:val="00354CE8"/>
    <w:rsid w:val="00355EE2"/>
    <w:rsid w:val="00356295"/>
    <w:rsid w:val="00356DC1"/>
    <w:rsid w:val="003571C9"/>
    <w:rsid w:val="00357743"/>
    <w:rsid w:val="00357A0B"/>
    <w:rsid w:val="00357E0C"/>
    <w:rsid w:val="00360516"/>
    <w:rsid w:val="00361AA1"/>
    <w:rsid w:val="003621EA"/>
    <w:rsid w:val="0036291F"/>
    <w:rsid w:val="00362BA0"/>
    <w:rsid w:val="003638B0"/>
    <w:rsid w:val="0036423F"/>
    <w:rsid w:val="00365AE3"/>
    <w:rsid w:val="003665AB"/>
    <w:rsid w:val="00370576"/>
    <w:rsid w:val="00371EFA"/>
    <w:rsid w:val="00376EDA"/>
    <w:rsid w:val="00377E2C"/>
    <w:rsid w:val="00377EC9"/>
    <w:rsid w:val="00381037"/>
    <w:rsid w:val="0038195F"/>
    <w:rsid w:val="00384007"/>
    <w:rsid w:val="0038417F"/>
    <w:rsid w:val="00391A1C"/>
    <w:rsid w:val="00392D45"/>
    <w:rsid w:val="003933A0"/>
    <w:rsid w:val="00395CBE"/>
    <w:rsid w:val="00396C64"/>
    <w:rsid w:val="003A0062"/>
    <w:rsid w:val="003A0199"/>
    <w:rsid w:val="003A043C"/>
    <w:rsid w:val="003A0CCD"/>
    <w:rsid w:val="003A1FCF"/>
    <w:rsid w:val="003A355A"/>
    <w:rsid w:val="003A3723"/>
    <w:rsid w:val="003A5F30"/>
    <w:rsid w:val="003A6A77"/>
    <w:rsid w:val="003A6B89"/>
    <w:rsid w:val="003A6EA5"/>
    <w:rsid w:val="003B0B4B"/>
    <w:rsid w:val="003B1E2C"/>
    <w:rsid w:val="003B2B1C"/>
    <w:rsid w:val="003B3A8B"/>
    <w:rsid w:val="003B3F65"/>
    <w:rsid w:val="003B43EB"/>
    <w:rsid w:val="003B472E"/>
    <w:rsid w:val="003C082D"/>
    <w:rsid w:val="003C167B"/>
    <w:rsid w:val="003C1CD2"/>
    <w:rsid w:val="003C2944"/>
    <w:rsid w:val="003C2EE5"/>
    <w:rsid w:val="003C33C7"/>
    <w:rsid w:val="003C3E91"/>
    <w:rsid w:val="003C54E7"/>
    <w:rsid w:val="003C7705"/>
    <w:rsid w:val="003D07DF"/>
    <w:rsid w:val="003D1482"/>
    <w:rsid w:val="003D1518"/>
    <w:rsid w:val="003D1941"/>
    <w:rsid w:val="003D19C9"/>
    <w:rsid w:val="003D2C99"/>
    <w:rsid w:val="003D33CF"/>
    <w:rsid w:val="003D38B3"/>
    <w:rsid w:val="003E0CEF"/>
    <w:rsid w:val="003E0E66"/>
    <w:rsid w:val="003E2180"/>
    <w:rsid w:val="003E28DE"/>
    <w:rsid w:val="003E371C"/>
    <w:rsid w:val="003E3E74"/>
    <w:rsid w:val="003E4129"/>
    <w:rsid w:val="003E5A43"/>
    <w:rsid w:val="003E6273"/>
    <w:rsid w:val="003E731E"/>
    <w:rsid w:val="003E7C88"/>
    <w:rsid w:val="003F0393"/>
    <w:rsid w:val="003F1528"/>
    <w:rsid w:val="003F68EE"/>
    <w:rsid w:val="003F70C6"/>
    <w:rsid w:val="003F723F"/>
    <w:rsid w:val="003F77D6"/>
    <w:rsid w:val="00400385"/>
    <w:rsid w:val="00400580"/>
    <w:rsid w:val="004016D8"/>
    <w:rsid w:val="00401F97"/>
    <w:rsid w:val="00403659"/>
    <w:rsid w:val="00403901"/>
    <w:rsid w:val="00405773"/>
    <w:rsid w:val="0041192C"/>
    <w:rsid w:val="0041221F"/>
    <w:rsid w:val="00414000"/>
    <w:rsid w:val="00414015"/>
    <w:rsid w:val="0041669A"/>
    <w:rsid w:val="0041678C"/>
    <w:rsid w:val="00416A2E"/>
    <w:rsid w:val="00416D72"/>
    <w:rsid w:val="004178D1"/>
    <w:rsid w:val="00417A20"/>
    <w:rsid w:val="00417F59"/>
    <w:rsid w:val="00421817"/>
    <w:rsid w:val="004219E5"/>
    <w:rsid w:val="00421B50"/>
    <w:rsid w:val="00421F73"/>
    <w:rsid w:val="00422968"/>
    <w:rsid w:val="00423174"/>
    <w:rsid w:val="004257BA"/>
    <w:rsid w:val="0042641B"/>
    <w:rsid w:val="00426A43"/>
    <w:rsid w:val="00427AE0"/>
    <w:rsid w:val="00430F5B"/>
    <w:rsid w:val="00432EDA"/>
    <w:rsid w:val="00436174"/>
    <w:rsid w:val="00436D85"/>
    <w:rsid w:val="004413E7"/>
    <w:rsid w:val="00442F78"/>
    <w:rsid w:val="004430E5"/>
    <w:rsid w:val="0044384D"/>
    <w:rsid w:val="00444512"/>
    <w:rsid w:val="00444BCA"/>
    <w:rsid w:val="004457F4"/>
    <w:rsid w:val="00447F17"/>
    <w:rsid w:val="00451288"/>
    <w:rsid w:val="0045193D"/>
    <w:rsid w:val="00452DC7"/>
    <w:rsid w:val="00455471"/>
    <w:rsid w:val="00456B02"/>
    <w:rsid w:val="00460E5F"/>
    <w:rsid w:val="00461D5A"/>
    <w:rsid w:val="0046230D"/>
    <w:rsid w:val="00463025"/>
    <w:rsid w:val="004632C6"/>
    <w:rsid w:val="004673E5"/>
    <w:rsid w:val="00467D73"/>
    <w:rsid w:val="00470C5E"/>
    <w:rsid w:val="004728AC"/>
    <w:rsid w:val="004733FD"/>
    <w:rsid w:val="004745BA"/>
    <w:rsid w:val="00474AA9"/>
    <w:rsid w:val="0047584B"/>
    <w:rsid w:val="004763B9"/>
    <w:rsid w:val="00476B6D"/>
    <w:rsid w:val="00476F21"/>
    <w:rsid w:val="0047709F"/>
    <w:rsid w:val="00477865"/>
    <w:rsid w:val="004779C1"/>
    <w:rsid w:val="00481740"/>
    <w:rsid w:val="00486643"/>
    <w:rsid w:val="00487A0C"/>
    <w:rsid w:val="00487CC4"/>
    <w:rsid w:val="00490534"/>
    <w:rsid w:val="004909AE"/>
    <w:rsid w:val="00492227"/>
    <w:rsid w:val="004939F6"/>
    <w:rsid w:val="00493A6D"/>
    <w:rsid w:val="00493E0D"/>
    <w:rsid w:val="004945D4"/>
    <w:rsid w:val="0049628A"/>
    <w:rsid w:val="00497B94"/>
    <w:rsid w:val="004A0FEC"/>
    <w:rsid w:val="004A1A06"/>
    <w:rsid w:val="004A2872"/>
    <w:rsid w:val="004A3DF5"/>
    <w:rsid w:val="004A3E9E"/>
    <w:rsid w:val="004A4040"/>
    <w:rsid w:val="004A4D51"/>
    <w:rsid w:val="004A5E13"/>
    <w:rsid w:val="004A5F0F"/>
    <w:rsid w:val="004A6A46"/>
    <w:rsid w:val="004A7E81"/>
    <w:rsid w:val="004B00D1"/>
    <w:rsid w:val="004B0151"/>
    <w:rsid w:val="004B11AC"/>
    <w:rsid w:val="004B1543"/>
    <w:rsid w:val="004B1673"/>
    <w:rsid w:val="004B1FD5"/>
    <w:rsid w:val="004B31DB"/>
    <w:rsid w:val="004B3649"/>
    <w:rsid w:val="004B365E"/>
    <w:rsid w:val="004B3E6A"/>
    <w:rsid w:val="004B40F7"/>
    <w:rsid w:val="004B432F"/>
    <w:rsid w:val="004B4A02"/>
    <w:rsid w:val="004B6A33"/>
    <w:rsid w:val="004B6C5E"/>
    <w:rsid w:val="004B6ED5"/>
    <w:rsid w:val="004B7594"/>
    <w:rsid w:val="004B789B"/>
    <w:rsid w:val="004C045A"/>
    <w:rsid w:val="004C0B68"/>
    <w:rsid w:val="004C0E59"/>
    <w:rsid w:val="004C1578"/>
    <w:rsid w:val="004C44C4"/>
    <w:rsid w:val="004C7717"/>
    <w:rsid w:val="004D00CE"/>
    <w:rsid w:val="004D1B85"/>
    <w:rsid w:val="004D33C0"/>
    <w:rsid w:val="004D4554"/>
    <w:rsid w:val="004D5ADC"/>
    <w:rsid w:val="004D655E"/>
    <w:rsid w:val="004D69BB"/>
    <w:rsid w:val="004D789E"/>
    <w:rsid w:val="004E1C9D"/>
    <w:rsid w:val="004E219F"/>
    <w:rsid w:val="004E26EE"/>
    <w:rsid w:val="004E3BC5"/>
    <w:rsid w:val="004E4037"/>
    <w:rsid w:val="004E43C0"/>
    <w:rsid w:val="004E628A"/>
    <w:rsid w:val="004E6D17"/>
    <w:rsid w:val="004E7192"/>
    <w:rsid w:val="004E79F9"/>
    <w:rsid w:val="004F1490"/>
    <w:rsid w:val="004F4745"/>
    <w:rsid w:val="004F57E2"/>
    <w:rsid w:val="004F6530"/>
    <w:rsid w:val="00500182"/>
    <w:rsid w:val="00500E64"/>
    <w:rsid w:val="00506D38"/>
    <w:rsid w:val="00506DE5"/>
    <w:rsid w:val="00506FE9"/>
    <w:rsid w:val="0050727B"/>
    <w:rsid w:val="00507621"/>
    <w:rsid w:val="0051055B"/>
    <w:rsid w:val="005112DD"/>
    <w:rsid w:val="00512116"/>
    <w:rsid w:val="00512639"/>
    <w:rsid w:val="005145FF"/>
    <w:rsid w:val="00516570"/>
    <w:rsid w:val="00517C3E"/>
    <w:rsid w:val="005206A0"/>
    <w:rsid w:val="00520FE3"/>
    <w:rsid w:val="0052121B"/>
    <w:rsid w:val="00521C9C"/>
    <w:rsid w:val="00524B6D"/>
    <w:rsid w:val="00525543"/>
    <w:rsid w:val="00526B5B"/>
    <w:rsid w:val="00526E85"/>
    <w:rsid w:val="005270E8"/>
    <w:rsid w:val="005271B2"/>
    <w:rsid w:val="005274A6"/>
    <w:rsid w:val="00530199"/>
    <w:rsid w:val="00530872"/>
    <w:rsid w:val="00531E82"/>
    <w:rsid w:val="0053250D"/>
    <w:rsid w:val="00532878"/>
    <w:rsid w:val="00533A10"/>
    <w:rsid w:val="00534515"/>
    <w:rsid w:val="00534687"/>
    <w:rsid w:val="00534EE1"/>
    <w:rsid w:val="0053579E"/>
    <w:rsid w:val="00536A2E"/>
    <w:rsid w:val="0053717F"/>
    <w:rsid w:val="00537278"/>
    <w:rsid w:val="00537B79"/>
    <w:rsid w:val="00541F97"/>
    <w:rsid w:val="0054229A"/>
    <w:rsid w:val="005424E9"/>
    <w:rsid w:val="0054396A"/>
    <w:rsid w:val="00543C50"/>
    <w:rsid w:val="00544857"/>
    <w:rsid w:val="005448D3"/>
    <w:rsid w:val="00545702"/>
    <w:rsid w:val="00550F40"/>
    <w:rsid w:val="00553981"/>
    <w:rsid w:val="00553DBB"/>
    <w:rsid w:val="00555778"/>
    <w:rsid w:val="00556ED6"/>
    <w:rsid w:val="00556F90"/>
    <w:rsid w:val="005571C0"/>
    <w:rsid w:val="00557F39"/>
    <w:rsid w:val="0056074E"/>
    <w:rsid w:val="005622C4"/>
    <w:rsid w:val="00563D59"/>
    <w:rsid w:val="00563E25"/>
    <w:rsid w:val="0056536C"/>
    <w:rsid w:val="00565473"/>
    <w:rsid w:val="00566580"/>
    <w:rsid w:val="00566C5B"/>
    <w:rsid w:val="00570012"/>
    <w:rsid w:val="005705C1"/>
    <w:rsid w:val="00571AB8"/>
    <w:rsid w:val="00572D88"/>
    <w:rsid w:val="00574664"/>
    <w:rsid w:val="005750BA"/>
    <w:rsid w:val="0057512C"/>
    <w:rsid w:val="00576982"/>
    <w:rsid w:val="0057701C"/>
    <w:rsid w:val="0057739F"/>
    <w:rsid w:val="0058293E"/>
    <w:rsid w:val="005833AC"/>
    <w:rsid w:val="00586CE2"/>
    <w:rsid w:val="005879EA"/>
    <w:rsid w:val="00587C69"/>
    <w:rsid w:val="005909EF"/>
    <w:rsid w:val="00590B84"/>
    <w:rsid w:val="00590DBD"/>
    <w:rsid w:val="00591207"/>
    <w:rsid w:val="0059124F"/>
    <w:rsid w:val="00591431"/>
    <w:rsid w:val="00591790"/>
    <w:rsid w:val="005924A8"/>
    <w:rsid w:val="005929AF"/>
    <w:rsid w:val="00593471"/>
    <w:rsid w:val="005949C9"/>
    <w:rsid w:val="00594BDD"/>
    <w:rsid w:val="00595A0E"/>
    <w:rsid w:val="005963E2"/>
    <w:rsid w:val="0059693C"/>
    <w:rsid w:val="00596E91"/>
    <w:rsid w:val="00597062"/>
    <w:rsid w:val="0059742B"/>
    <w:rsid w:val="00597CA2"/>
    <w:rsid w:val="00597D97"/>
    <w:rsid w:val="005A0A67"/>
    <w:rsid w:val="005A0F9C"/>
    <w:rsid w:val="005A26B6"/>
    <w:rsid w:val="005A2954"/>
    <w:rsid w:val="005A3001"/>
    <w:rsid w:val="005A4F82"/>
    <w:rsid w:val="005B1917"/>
    <w:rsid w:val="005B4585"/>
    <w:rsid w:val="005B4CBE"/>
    <w:rsid w:val="005B4D4E"/>
    <w:rsid w:val="005B4DF2"/>
    <w:rsid w:val="005B54A9"/>
    <w:rsid w:val="005B7571"/>
    <w:rsid w:val="005B7D7D"/>
    <w:rsid w:val="005C04BA"/>
    <w:rsid w:val="005C04BB"/>
    <w:rsid w:val="005C22D7"/>
    <w:rsid w:val="005C350C"/>
    <w:rsid w:val="005C3E0A"/>
    <w:rsid w:val="005C57C8"/>
    <w:rsid w:val="005C5B4B"/>
    <w:rsid w:val="005C68B4"/>
    <w:rsid w:val="005C7EF1"/>
    <w:rsid w:val="005D1802"/>
    <w:rsid w:val="005D1A35"/>
    <w:rsid w:val="005D6DDB"/>
    <w:rsid w:val="005D7D98"/>
    <w:rsid w:val="005E0E1A"/>
    <w:rsid w:val="005E384D"/>
    <w:rsid w:val="005E59D0"/>
    <w:rsid w:val="005E5B54"/>
    <w:rsid w:val="005E6758"/>
    <w:rsid w:val="005E789B"/>
    <w:rsid w:val="005F03B8"/>
    <w:rsid w:val="005F0E34"/>
    <w:rsid w:val="005F26B5"/>
    <w:rsid w:val="005F406F"/>
    <w:rsid w:val="005F49D6"/>
    <w:rsid w:val="005F4F56"/>
    <w:rsid w:val="005F50FD"/>
    <w:rsid w:val="005F5A54"/>
    <w:rsid w:val="005F5BE0"/>
    <w:rsid w:val="00601608"/>
    <w:rsid w:val="00601B5B"/>
    <w:rsid w:val="00602470"/>
    <w:rsid w:val="00602D8D"/>
    <w:rsid w:val="0060532D"/>
    <w:rsid w:val="00605DDA"/>
    <w:rsid w:val="00605FE0"/>
    <w:rsid w:val="006077A5"/>
    <w:rsid w:val="00607D74"/>
    <w:rsid w:val="006102D2"/>
    <w:rsid w:val="006124AA"/>
    <w:rsid w:val="0061334B"/>
    <w:rsid w:val="00613EB7"/>
    <w:rsid w:val="00613F85"/>
    <w:rsid w:val="006161A1"/>
    <w:rsid w:val="006162B8"/>
    <w:rsid w:val="00617B12"/>
    <w:rsid w:val="00624ED8"/>
    <w:rsid w:val="006253A9"/>
    <w:rsid w:val="00625FDC"/>
    <w:rsid w:val="006271E2"/>
    <w:rsid w:val="00627589"/>
    <w:rsid w:val="006304A2"/>
    <w:rsid w:val="0063142A"/>
    <w:rsid w:val="0063265E"/>
    <w:rsid w:val="006326A0"/>
    <w:rsid w:val="00632FA4"/>
    <w:rsid w:val="00633496"/>
    <w:rsid w:val="006346FE"/>
    <w:rsid w:val="00634ABE"/>
    <w:rsid w:val="00635616"/>
    <w:rsid w:val="00636D57"/>
    <w:rsid w:val="006379F5"/>
    <w:rsid w:val="00637B04"/>
    <w:rsid w:val="00641831"/>
    <w:rsid w:val="0064278E"/>
    <w:rsid w:val="00642B76"/>
    <w:rsid w:val="00642C65"/>
    <w:rsid w:val="00642CD7"/>
    <w:rsid w:val="006430F9"/>
    <w:rsid w:val="00646591"/>
    <w:rsid w:val="006473ED"/>
    <w:rsid w:val="00647684"/>
    <w:rsid w:val="0064779B"/>
    <w:rsid w:val="00651B7D"/>
    <w:rsid w:val="00651DD3"/>
    <w:rsid w:val="0065386F"/>
    <w:rsid w:val="00654915"/>
    <w:rsid w:val="00656566"/>
    <w:rsid w:val="00656E05"/>
    <w:rsid w:val="00656F14"/>
    <w:rsid w:val="00656F43"/>
    <w:rsid w:val="00661750"/>
    <w:rsid w:val="00662B40"/>
    <w:rsid w:val="00667791"/>
    <w:rsid w:val="00670FFA"/>
    <w:rsid w:val="00671823"/>
    <w:rsid w:val="00672DCF"/>
    <w:rsid w:val="0067462F"/>
    <w:rsid w:val="0067467C"/>
    <w:rsid w:val="006753F8"/>
    <w:rsid w:val="0067691F"/>
    <w:rsid w:val="00677248"/>
    <w:rsid w:val="006813A3"/>
    <w:rsid w:val="00681B58"/>
    <w:rsid w:val="00681CFF"/>
    <w:rsid w:val="0068395B"/>
    <w:rsid w:val="00687947"/>
    <w:rsid w:val="00691093"/>
    <w:rsid w:val="006913E8"/>
    <w:rsid w:val="0069195C"/>
    <w:rsid w:val="00692011"/>
    <w:rsid w:val="00692B08"/>
    <w:rsid w:val="00692C32"/>
    <w:rsid w:val="0069336B"/>
    <w:rsid w:val="00694C45"/>
    <w:rsid w:val="006A0D56"/>
    <w:rsid w:val="006A1CD5"/>
    <w:rsid w:val="006A1F01"/>
    <w:rsid w:val="006A1FD2"/>
    <w:rsid w:val="006A349E"/>
    <w:rsid w:val="006A47D5"/>
    <w:rsid w:val="006A5FF8"/>
    <w:rsid w:val="006B269D"/>
    <w:rsid w:val="006B2CA9"/>
    <w:rsid w:val="006B52A4"/>
    <w:rsid w:val="006B6734"/>
    <w:rsid w:val="006C0814"/>
    <w:rsid w:val="006C2622"/>
    <w:rsid w:val="006C3C4B"/>
    <w:rsid w:val="006C4E28"/>
    <w:rsid w:val="006C585F"/>
    <w:rsid w:val="006C5DE8"/>
    <w:rsid w:val="006C6500"/>
    <w:rsid w:val="006C74A3"/>
    <w:rsid w:val="006D0CF2"/>
    <w:rsid w:val="006D179F"/>
    <w:rsid w:val="006D27E3"/>
    <w:rsid w:val="006D27ED"/>
    <w:rsid w:val="006D3D75"/>
    <w:rsid w:val="006D41C2"/>
    <w:rsid w:val="006D70DD"/>
    <w:rsid w:val="006D7CBB"/>
    <w:rsid w:val="006E19D7"/>
    <w:rsid w:val="006E270A"/>
    <w:rsid w:val="006E308A"/>
    <w:rsid w:val="006E3384"/>
    <w:rsid w:val="006E3460"/>
    <w:rsid w:val="006E3C51"/>
    <w:rsid w:val="006E5F14"/>
    <w:rsid w:val="006E629F"/>
    <w:rsid w:val="006E74E1"/>
    <w:rsid w:val="006E7B20"/>
    <w:rsid w:val="006F028C"/>
    <w:rsid w:val="006F0C8E"/>
    <w:rsid w:val="006F16A8"/>
    <w:rsid w:val="006F3DBF"/>
    <w:rsid w:val="006F4D09"/>
    <w:rsid w:val="006F713E"/>
    <w:rsid w:val="006F7660"/>
    <w:rsid w:val="006F79AD"/>
    <w:rsid w:val="006F7B22"/>
    <w:rsid w:val="00700582"/>
    <w:rsid w:val="00700F83"/>
    <w:rsid w:val="0070233E"/>
    <w:rsid w:val="0070246B"/>
    <w:rsid w:val="00702D9D"/>
    <w:rsid w:val="00704074"/>
    <w:rsid w:val="00704148"/>
    <w:rsid w:val="007055FA"/>
    <w:rsid w:val="00706EC1"/>
    <w:rsid w:val="00707C2D"/>
    <w:rsid w:val="00707ED4"/>
    <w:rsid w:val="0071222E"/>
    <w:rsid w:val="00712317"/>
    <w:rsid w:val="00721CF8"/>
    <w:rsid w:val="007222DD"/>
    <w:rsid w:val="007224E0"/>
    <w:rsid w:val="00722B2D"/>
    <w:rsid w:val="007239E0"/>
    <w:rsid w:val="0072422D"/>
    <w:rsid w:val="007247EE"/>
    <w:rsid w:val="0072643A"/>
    <w:rsid w:val="00726FF5"/>
    <w:rsid w:val="0072740E"/>
    <w:rsid w:val="00731721"/>
    <w:rsid w:val="007346FD"/>
    <w:rsid w:val="00734AFB"/>
    <w:rsid w:val="00736A55"/>
    <w:rsid w:val="00740640"/>
    <w:rsid w:val="0074134A"/>
    <w:rsid w:val="00741613"/>
    <w:rsid w:val="0074205A"/>
    <w:rsid w:val="007440A9"/>
    <w:rsid w:val="00744D8E"/>
    <w:rsid w:val="007450DF"/>
    <w:rsid w:val="0074668A"/>
    <w:rsid w:val="007470AA"/>
    <w:rsid w:val="0074742E"/>
    <w:rsid w:val="00750C3C"/>
    <w:rsid w:val="00751AE4"/>
    <w:rsid w:val="007527F3"/>
    <w:rsid w:val="00752F9F"/>
    <w:rsid w:val="00753E8F"/>
    <w:rsid w:val="00754B9B"/>
    <w:rsid w:val="00755B32"/>
    <w:rsid w:val="00756756"/>
    <w:rsid w:val="00760824"/>
    <w:rsid w:val="0076150D"/>
    <w:rsid w:val="00765B50"/>
    <w:rsid w:val="00766619"/>
    <w:rsid w:val="00770269"/>
    <w:rsid w:val="0077100A"/>
    <w:rsid w:val="0077158D"/>
    <w:rsid w:val="0077283A"/>
    <w:rsid w:val="00774406"/>
    <w:rsid w:val="007755F3"/>
    <w:rsid w:val="007768E4"/>
    <w:rsid w:val="00776D77"/>
    <w:rsid w:val="00776F18"/>
    <w:rsid w:val="0077739D"/>
    <w:rsid w:val="00780CEF"/>
    <w:rsid w:val="00781D5E"/>
    <w:rsid w:val="007831D7"/>
    <w:rsid w:val="00785222"/>
    <w:rsid w:val="00786E50"/>
    <w:rsid w:val="0078718B"/>
    <w:rsid w:val="00791143"/>
    <w:rsid w:val="00791C70"/>
    <w:rsid w:val="00792ADE"/>
    <w:rsid w:val="00792AE1"/>
    <w:rsid w:val="00792E81"/>
    <w:rsid w:val="00794156"/>
    <w:rsid w:val="0079456D"/>
    <w:rsid w:val="007948CB"/>
    <w:rsid w:val="007951C2"/>
    <w:rsid w:val="00795C91"/>
    <w:rsid w:val="0079622C"/>
    <w:rsid w:val="00796F53"/>
    <w:rsid w:val="007A10BA"/>
    <w:rsid w:val="007A18E1"/>
    <w:rsid w:val="007A209B"/>
    <w:rsid w:val="007A28B0"/>
    <w:rsid w:val="007A2BC5"/>
    <w:rsid w:val="007A3696"/>
    <w:rsid w:val="007A3E1A"/>
    <w:rsid w:val="007A580C"/>
    <w:rsid w:val="007A649A"/>
    <w:rsid w:val="007A689A"/>
    <w:rsid w:val="007A6C0F"/>
    <w:rsid w:val="007A6C8F"/>
    <w:rsid w:val="007B0466"/>
    <w:rsid w:val="007B52EE"/>
    <w:rsid w:val="007B5A1E"/>
    <w:rsid w:val="007B651F"/>
    <w:rsid w:val="007B6769"/>
    <w:rsid w:val="007C1562"/>
    <w:rsid w:val="007C169D"/>
    <w:rsid w:val="007C1B46"/>
    <w:rsid w:val="007C1DA7"/>
    <w:rsid w:val="007C1E0E"/>
    <w:rsid w:val="007C299B"/>
    <w:rsid w:val="007C3A58"/>
    <w:rsid w:val="007C4151"/>
    <w:rsid w:val="007C48A0"/>
    <w:rsid w:val="007C4D91"/>
    <w:rsid w:val="007C5206"/>
    <w:rsid w:val="007C5826"/>
    <w:rsid w:val="007C6D6F"/>
    <w:rsid w:val="007C74A9"/>
    <w:rsid w:val="007C76CA"/>
    <w:rsid w:val="007D2A55"/>
    <w:rsid w:val="007D40B4"/>
    <w:rsid w:val="007D4ABC"/>
    <w:rsid w:val="007D5E69"/>
    <w:rsid w:val="007D71D0"/>
    <w:rsid w:val="007D7D8D"/>
    <w:rsid w:val="007E0FD4"/>
    <w:rsid w:val="007E1C67"/>
    <w:rsid w:val="007E2057"/>
    <w:rsid w:val="007E23C2"/>
    <w:rsid w:val="007E2845"/>
    <w:rsid w:val="007E4D54"/>
    <w:rsid w:val="007E7AD8"/>
    <w:rsid w:val="007F0224"/>
    <w:rsid w:val="007F0348"/>
    <w:rsid w:val="007F0D60"/>
    <w:rsid w:val="007F256E"/>
    <w:rsid w:val="007F2C68"/>
    <w:rsid w:val="007F3852"/>
    <w:rsid w:val="007F7C10"/>
    <w:rsid w:val="00802776"/>
    <w:rsid w:val="00802ED9"/>
    <w:rsid w:val="00805156"/>
    <w:rsid w:val="0080618E"/>
    <w:rsid w:val="008070EF"/>
    <w:rsid w:val="00807462"/>
    <w:rsid w:val="0081050E"/>
    <w:rsid w:val="00811456"/>
    <w:rsid w:val="008116FF"/>
    <w:rsid w:val="008119E3"/>
    <w:rsid w:val="00812FDA"/>
    <w:rsid w:val="00813CCD"/>
    <w:rsid w:val="0081440B"/>
    <w:rsid w:val="008170C7"/>
    <w:rsid w:val="00820761"/>
    <w:rsid w:val="00821E98"/>
    <w:rsid w:val="0082334B"/>
    <w:rsid w:val="00823DA8"/>
    <w:rsid w:val="00824811"/>
    <w:rsid w:val="008254D7"/>
    <w:rsid w:val="00825EB5"/>
    <w:rsid w:val="008260FD"/>
    <w:rsid w:val="00827FB2"/>
    <w:rsid w:val="00831011"/>
    <w:rsid w:val="00831F43"/>
    <w:rsid w:val="00832438"/>
    <w:rsid w:val="00832EAC"/>
    <w:rsid w:val="008349A1"/>
    <w:rsid w:val="00835934"/>
    <w:rsid w:val="00836292"/>
    <w:rsid w:val="00836A4E"/>
    <w:rsid w:val="008372CC"/>
    <w:rsid w:val="0084037E"/>
    <w:rsid w:val="00840887"/>
    <w:rsid w:val="00843764"/>
    <w:rsid w:val="00843A5D"/>
    <w:rsid w:val="0084433D"/>
    <w:rsid w:val="00844BBB"/>
    <w:rsid w:val="00845318"/>
    <w:rsid w:val="008460DD"/>
    <w:rsid w:val="00846402"/>
    <w:rsid w:val="008469AF"/>
    <w:rsid w:val="00850B12"/>
    <w:rsid w:val="008527A5"/>
    <w:rsid w:val="00852E6E"/>
    <w:rsid w:val="00853A06"/>
    <w:rsid w:val="00854B3E"/>
    <w:rsid w:val="00855DDE"/>
    <w:rsid w:val="0085613F"/>
    <w:rsid w:val="0085618A"/>
    <w:rsid w:val="008567BF"/>
    <w:rsid w:val="00856A02"/>
    <w:rsid w:val="0085716E"/>
    <w:rsid w:val="00866171"/>
    <w:rsid w:val="00866B44"/>
    <w:rsid w:val="008675C7"/>
    <w:rsid w:val="00867B51"/>
    <w:rsid w:val="008707D8"/>
    <w:rsid w:val="00870A6B"/>
    <w:rsid w:val="00871124"/>
    <w:rsid w:val="0087209F"/>
    <w:rsid w:val="008721C1"/>
    <w:rsid w:val="00873561"/>
    <w:rsid w:val="0087480E"/>
    <w:rsid w:val="008752DF"/>
    <w:rsid w:val="008769B3"/>
    <w:rsid w:val="00880854"/>
    <w:rsid w:val="00880EEF"/>
    <w:rsid w:val="00883886"/>
    <w:rsid w:val="00883A54"/>
    <w:rsid w:val="00884AB1"/>
    <w:rsid w:val="00885A95"/>
    <w:rsid w:val="00886B62"/>
    <w:rsid w:val="0088717D"/>
    <w:rsid w:val="00887940"/>
    <w:rsid w:val="0088795C"/>
    <w:rsid w:val="00887B88"/>
    <w:rsid w:val="0089104B"/>
    <w:rsid w:val="00892070"/>
    <w:rsid w:val="00892474"/>
    <w:rsid w:val="008938B0"/>
    <w:rsid w:val="00893A0D"/>
    <w:rsid w:val="00893CB6"/>
    <w:rsid w:val="0089410A"/>
    <w:rsid w:val="008A2493"/>
    <w:rsid w:val="008A3755"/>
    <w:rsid w:val="008A4CFF"/>
    <w:rsid w:val="008A548B"/>
    <w:rsid w:val="008A607E"/>
    <w:rsid w:val="008A655D"/>
    <w:rsid w:val="008A7E71"/>
    <w:rsid w:val="008B0D3F"/>
    <w:rsid w:val="008B2FEE"/>
    <w:rsid w:val="008B3660"/>
    <w:rsid w:val="008B52A8"/>
    <w:rsid w:val="008B5623"/>
    <w:rsid w:val="008B6BDE"/>
    <w:rsid w:val="008B6DE8"/>
    <w:rsid w:val="008C0014"/>
    <w:rsid w:val="008C1AD2"/>
    <w:rsid w:val="008C25B2"/>
    <w:rsid w:val="008C3ADB"/>
    <w:rsid w:val="008C4D9E"/>
    <w:rsid w:val="008C5253"/>
    <w:rsid w:val="008C6BAE"/>
    <w:rsid w:val="008C73BE"/>
    <w:rsid w:val="008C7CEC"/>
    <w:rsid w:val="008D06D3"/>
    <w:rsid w:val="008D0B1A"/>
    <w:rsid w:val="008D2F3B"/>
    <w:rsid w:val="008D4600"/>
    <w:rsid w:val="008D5AA1"/>
    <w:rsid w:val="008D631F"/>
    <w:rsid w:val="008D6584"/>
    <w:rsid w:val="008D6896"/>
    <w:rsid w:val="008D6C5D"/>
    <w:rsid w:val="008E2A23"/>
    <w:rsid w:val="008E4C56"/>
    <w:rsid w:val="008E588E"/>
    <w:rsid w:val="008E66AF"/>
    <w:rsid w:val="008E72E7"/>
    <w:rsid w:val="008E7569"/>
    <w:rsid w:val="008E7F8A"/>
    <w:rsid w:val="008F0280"/>
    <w:rsid w:val="008F0EDB"/>
    <w:rsid w:val="008F1589"/>
    <w:rsid w:val="008F1761"/>
    <w:rsid w:val="008F2931"/>
    <w:rsid w:val="008F3B0B"/>
    <w:rsid w:val="008F3B4C"/>
    <w:rsid w:val="008F4868"/>
    <w:rsid w:val="008F5374"/>
    <w:rsid w:val="008F559F"/>
    <w:rsid w:val="008F64D1"/>
    <w:rsid w:val="008F652E"/>
    <w:rsid w:val="008F68F0"/>
    <w:rsid w:val="00900A15"/>
    <w:rsid w:val="00900A4B"/>
    <w:rsid w:val="0090310D"/>
    <w:rsid w:val="00903916"/>
    <w:rsid w:val="00904292"/>
    <w:rsid w:val="00904504"/>
    <w:rsid w:val="0090450F"/>
    <w:rsid w:val="00904930"/>
    <w:rsid w:val="00905096"/>
    <w:rsid w:val="009054F0"/>
    <w:rsid w:val="009064C2"/>
    <w:rsid w:val="00906F14"/>
    <w:rsid w:val="00907AE3"/>
    <w:rsid w:val="00910E3F"/>
    <w:rsid w:val="00910EC9"/>
    <w:rsid w:val="009128EE"/>
    <w:rsid w:val="00913056"/>
    <w:rsid w:val="00913520"/>
    <w:rsid w:val="0091374D"/>
    <w:rsid w:val="00913B33"/>
    <w:rsid w:val="00915408"/>
    <w:rsid w:val="009155D8"/>
    <w:rsid w:val="0091600B"/>
    <w:rsid w:val="009170A8"/>
    <w:rsid w:val="00920F94"/>
    <w:rsid w:val="00924933"/>
    <w:rsid w:val="00925150"/>
    <w:rsid w:val="00927533"/>
    <w:rsid w:val="00927938"/>
    <w:rsid w:val="00927AD5"/>
    <w:rsid w:val="00930435"/>
    <w:rsid w:val="0093078D"/>
    <w:rsid w:val="00930B14"/>
    <w:rsid w:val="0093227D"/>
    <w:rsid w:val="00932819"/>
    <w:rsid w:val="00933C89"/>
    <w:rsid w:val="0093568C"/>
    <w:rsid w:val="00935E75"/>
    <w:rsid w:val="00936129"/>
    <w:rsid w:val="009367AA"/>
    <w:rsid w:val="00937131"/>
    <w:rsid w:val="00937F01"/>
    <w:rsid w:val="0094068F"/>
    <w:rsid w:val="00940A3A"/>
    <w:rsid w:val="00941585"/>
    <w:rsid w:val="009428EC"/>
    <w:rsid w:val="00942C4F"/>
    <w:rsid w:val="009445F0"/>
    <w:rsid w:val="0094497B"/>
    <w:rsid w:val="009455A2"/>
    <w:rsid w:val="009478AE"/>
    <w:rsid w:val="009478E5"/>
    <w:rsid w:val="00950606"/>
    <w:rsid w:val="00951CFB"/>
    <w:rsid w:val="00953BE8"/>
    <w:rsid w:val="00954565"/>
    <w:rsid w:val="00955CA1"/>
    <w:rsid w:val="00956F4D"/>
    <w:rsid w:val="00957BE5"/>
    <w:rsid w:val="009603F2"/>
    <w:rsid w:val="00960963"/>
    <w:rsid w:val="00960C3E"/>
    <w:rsid w:val="00960CD9"/>
    <w:rsid w:val="00962D95"/>
    <w:rsid w:val="0096570B"/>
    <w:rsid w:val="00967372"/>
    <w:rsid w:val="00967DE4"/>
    <w:rsid w:val="00970750"/>
    <w:rsid w:val="00970F44"/>
    <w:rsid w:val="0097248A"/>
    <w:rsid w:val="00972E2E"/>
    <w:rsid w:val="00972F01"/>
    <w:rsid w:val="00975945"/>
    <w:rsid w:val="0097647A"/>
    <w:rsid w:val="00977850"/>
    <w:rsid w:val="0098007F"/>
    <w:rsid w:val="009808EE"/>
    <w:rsid w:val="009811B0"/>
    <w:rsid w:val="00981572"/>
    <w:rsid w:val="00983F6F"/>
    <w:rsid w:val="00984BD9"/>
    <w:rsid w:val="0098500C"/>
    <w:rsid w:val="00985748"/>
    <w:rsid w:val="00985EC7"/>
    <w:rsid w:val="00990808"/>
    <w:rsid w:val="0099194A"/>
    <w:rsid w:val="009951B2"/>
    <w:rsid w:val="00996C2F"/>
    <w:rsid w:val="009975BD"/>
    <w:rsid w:val="009979AF"/>
    <w:rsid w:val="00997B97"/>
    <w:rsid w:val="009A25F1"/>
    <w:rsid w:val="009A435D"/>
    <w:rsid w:val="009A4640"/>
    <w:rsid w:val="009A5596"/>
    <w:rsid w:val="009A565A"/>
    <w:rsid w:val="009A5969"/>
    <w:rsid w:val="009A6591"/>
    <w:rsid w:val="009A6C5E"/>
    <w:rsid w:val="009B019B"/>
    <w:rsid w:val="009B12EF"/>
    <w:rsid w:val="009B1DF6"/>
    <w:rsid w:val="009B1E98"/>
    <w:rsid w:val="009B3820"/>
    <w:rsid w:val="009B472F"/>
    <w:rsid w:val="009B645F"/>
    <w:rsid w:val="009B7FC9"/>
    <w:rsid w:val="009C0639"/>
    <w:rsid w:val="009C110F"/>
    <w:rsid w:val="009C3778"/>
    <w:rsid w:val="009C50DC"/>
    <w:rsid w:val="009C6247"/>
    <w:rsid w:val="009D0196"/>
    <w:rsid w:val="009D030F"/>
    <w:rsid w:val="009D0EEA"/>
    <w:rsid w:val="009D0F0A"/>
    <w:rsid w:val="009D2783"/>
    <w:rsid w:val="009D2C0B"/>
    <w:rsid w:val="009D471D"/>
    <w:rsid w:val="009D4A8A"/>
    <w:rsid w:val="009D4B8C"/>
    <w:rsid w:val="009D5F9A"/>
    <w:rsid w:val="009D6FFB"/>
    <w:rsid w:val="009E0207"/>
    <w:rsid w:val="009E0E7D"/>
    <w:rsid w:val="009E19F4"/>
    <w:rsid w:val="009E3454"/>
    <w:rsid w:val="009E3F7C"/>
    <w:rsid w:val="009E5F70"/>
    <w:rsid w:val="009E64A6"/>
    <w:rsid w:val="009F13FD"/>
    <w:rsid w:val="009F14C2"/>
    <w:rsid w:val="009F1A31"/>
    <w:rsid w:val="009F1B35"/>
    <w:rsid w:val="009F2304"/>
    <w:rsid w:val="009F2441"/>
    <w:rsid w:val="009F3E0B"/>
    <w:rsid w:val="009F4729"/>
    <w:rsid w:val="009F4829"/>
    <w:rsid w:val="009F53FB"/>
    <w:rsid w:val="009F54C3"/>
    <w:rsid w:val="009F5577"/>
    <w:rsid w:val="009F7D22"/>
    <w:rsid w:val="00A0257A"/>
    <w:rsid w:val="00A02871"/>
    <w:rsid w:val="00A02DDD"/>
    <w:rsid w:val="00A03CB0"/>
    <w:rsid w:val="00A03D03"/>
    <w:rsid w:val="00A04617"/>
    <w:rsid w:val="00A04941"/>
    <w:rsid w:val="00A05E9B"/>
    <w:rsid w:val="00A06AA7"/>
    <w:rsid w:val="00A077C9"/>
    <w:rsid w:val="00A108F5"/>
    <w:rsid w:val="00A112EF"/>
    <w:rsid w:val="00A116AB"/>
    <w:rsid w:val="00A117D5"/>
    <w:rsid w:val="00A12CBE"/>
    <w:rsid w:val="00A13AD7"/>
    <w:rsid w:val="00A152CD"/>
    <w:rsid w:val="00A165FB"/>
    <w:rsid w:val="00A17550"/>
    <w:rsid w:val="00A1757F"/>
    <w:rsid w:val="00A178C3"/>
    <w:rsid w:val="00A21D32"/>
    <w:rsid w:val="00A22C70"/>
    <w:rsid w:val="00A244AA"/>
    <w:rsid w:val="00A246A2"/>
    <w:rsid w:val="00A25356"/>
    <w:rsid w:val="00A258C8"/>
    <w:rsid w:val="00A26716"/>
    <w:rsid w:val="00A27181"/>
    <w:rsid w:val="00A3054A"/>
    <w:rsid w:val="00A30E81"/>
    <w:rsid w:val="00A3439D"/>
    <w:rsid w:val="00A354B8"/>
    <w:rsid w:val="00A40472"/>
    <w:rsid w:val="00A41629"/>
    <w:rsid w:val="00A41708"/>
    <w:rsid w:val="00A41938"/>
    <w:rsid w:val="00A433C0"/>
    <w:rsid w:val="00A435D9"/>
    <w:rsid w:val="00A438C8"/>
    <w:rsid w:val="00A44C97"/>
    <w:rsid w:val="00A46C5F"/>
    <w:rsid w:val="00A47A76"/>
    <w:rsid w:val="00A47E8C"/>
    <w:rsid w:val="00A51F9A"/>
    <w:rsid w:val="00A527F4"/>
    <w:rsid w:val="00A52846"/>
    <w:rsid w:val="00A5610A"/>
    <w:rsid w:val="00A57122"/>
    <w:rsid w:val="00A57A88"/>
    <w:rsid w:val="00A57BC7"/>
    <w:rsid w:val="00A620B4"/>
    <w:rsid w:val="00A63688"/>
    <w:rsid w:val="00A636BF"/>
    <w:rsid w:val="00A70CEA"/>
    <w:rsid w:val="00A71708"/>
    <w:rsid w:val="00A71DA6"/>
    <w:rsid w:val="00A722D2"/>
    <w:rsid w:val="00A72565"/>
    <w:rsid w:val="00A730FA"/>
    <w:rsid w:val="00A73F86"/>
    <w:rsid w:val="00A75B69"/>
    <w:rsid w:val="00A7674B"/>
    <w:rsid w:val="00A776A3"/>
    <w:rsid w:val="00A83466"/>
    <w:rsid w:val="00A83BA8"/>
    <w:rsid w:val="00A84A3D"/>
    <w:rsid w:val="00A84A3F"/>
    <w:rsid w:val="00A84BB9"/>
    <w:rsid w:val="00A86A49"/>
    <w:rsid w:val="00A87531"/>
    <w:rsid w:val="00A87907"/>
    <w:rsid w:val="00A90962"/>
    <w:rsid w:val="00A90AF7"/>
    <w:rsid w:val="00A913A9"/>
    <w:rsid w:val="00A91A84"/>
    <w:rsid w:val="00A922F1"/>
    <w:rsid w:val="00A92C3A"/>
    <w:rsid w:val="00A94BAD"/>
    <w:rsid w:val="00A94CBD"/>
    <w:rsid w:val="00AA0C4D"/>
    <w:rsid w:val="00AA0C5C"/>
    <w:rsid w:val="00AA1A3B"/>
    <w:rsid w:val="00AA428B"/>
    <w:rsid w:val="00AA4C67"/>
    <w:rsid w:val="00AA4E83"/>
    <w:rsid w:val="00AB05ED"/>
    <w:rsid w:val="00AB17B1"/>
    <w:rsid w:val="00AB200F"/>
    <w:rsid w:val="00AB277E"/>
    <w:rsid w:val="00AB352D"/>
    <w:rsid w:val="00AB3E36"/>
    <w:rsid w:val="00AB410C"/>
    <w:rsid w:val="00AB5CB8"/>
    <w:rsid w:val="00AC00A4"/>
    <w:rsid w:val="00AC118A"/>
    <w:rsid w:val="00AC22DC"/>
    <w:rsid w:val="00AC2CDD"/>
    <w:rsid w:val="00AC3159"/>
    <w:rsid w:val="00AC355E"/>
    <w:rsid w:val="00AC6155"/>
    <w:rsid w:val="00AC623B"/>
    <w:rsid w:val="00AC64F4"/>
    <w:rsid w:val="00AD02A6"/>
    <w:rsid w:val="00AD1370"/>
    <w:rsid w:val="00AD1B72"/>
    <w:rsid w:val="00AD340B"/>
    <w:rsid w:val="00AD3661"/>
    <w:rsid w:val="00AD38F6"/>
    <w:rsid w:val="00AD3A29"/>
    <w:rsid w:val="00AD72F4"/>
    <w:rsid w:val="00AD79C5"/>
    <w:rsid w:val="00AE01AE"/>
    <w:rsid w:val="00AE0C06"/>
    <w:rsid w:val="00AE1250"/>
    <w:rsid w:val="00AE1269"/>
    <w:rsid w:val="00AE1DE8"/>
    <w:rsid w:val="00AE3D7E"/>
    <w:rsid w:val="00AE4367"/>
    <w:rsid w:val="00AE4FE0"/>
    <w:rsid w:val="00AE5971"/>
    <w:rsid w:val="00AE5DFB"/>
    <w:rsid w:val="00AE6C2C"/>
    <w:rsid w:val="00AE72D0"/>
    <w:rsid w:val="00AF04BB"/>
    <w:rsid w:val="00AF0A9F"/>
    <w:rsid w:val="00AF19E7"/>
    <w:rsid w:val="00AF1D3C"/>
    <w:rsid w:val="00AF2C5B"/>
    <w:rsid w:val="00AF3282"/>
    <w:rsid w:val="00B01371"/>
    <w:rsid w:val="00B01478"/>
    <w:rsid w:val="00B01ED3"/>
    <w:rsid w:val="00B01EEF"/>
    <w:rsid w:val="00B02674"/>
    <w:rsid w:val="00B03312"/>
    <w:rsid w:val="00B04F7B"/>
    <w:rsid w:val="00B0640D"/>
    <w:rsid w:val="00B0642F"/>
    <w:rsid w:val="00B102A5"/>
    <w:rsid w:val="00B10797"/>
    <w:rsid w:val="00B10800"/>
    <w:rsid w:val="00B116F9"/>
    <w:rsid w:val="00B11A87"/>
    <w:rsid w:val="00B12593"/>
    <w:rsid w:val="00B12872"/>
    <w:rsid w:val="00B12DEE"/>
    <w:rsid w:val="00B1321A"/>
    <w:rsid w:val="00B13D32"/>
    <w:rsid w:val="00B16221"/>
    <w:rsid w:val="00B17054"/>
    <w:rsid w:val="00B17245"/>
    <w:rsid w:val="00B20F45"/>
    <w:rsid w:val="00B2119A"/>
    <w:rsid w:val="00B21EF8"/>
    <w:rsid w:val="00B225E3"/>
    <w:rsid w:val="00B22AF0"/>
    <w:rsid w:val="00B25275"/>
    <w:rsid w:val="00B2565B"/>
    <w:rsid w:val="00B257E3"/>
    <w:rsid w:val="00B26AA0"/>
    <w:rsid w:val="00B2702E"/>
    <w:rsid w:val="00B30EA1"/>
    <w:rsid w:val="00B326AC"/>
    <w:rsid w:val="00B32EA8"/>
    <w:rsid w:val="00B3369F"/>
    <w:rsid w:val="00B337E1"/>
    <w:rsid w:val="00B33CF5"/>
    <w:rsid w:val="00B369B7"/>
    <w:rsid w:val="00B40B81"/>
    <w:rsid w:val="00B40FF4"/>
    <w:rsid w:val="00B4153E"/>
    <w:rsid w:val="00B43743"/>
    <w:rsid w:val="00B44E5D"/>
    <w:rsid w:val="00B4512B"/>
    <w:rsid w:val="00B45D13"/>
    <w:rsid w:val="00B45E8B"/>
    <w:rsid w:val="00B47DA0"/>
    <w:rsid w:val="00B50BD6"/>
    <w:rsid w:val="00B5392C"/>
    <w:rsid w:val="00B53990"/>
    <w:rsid w:val="00B554E7"/>
    <w:rsid w:val="00B578E1"/>
    <w:rsid w:val="00B60239"/>
    <w:rsid w:val="00B62691"/>
    <w:rsid w:val="00B6592A"/>
    <w:rsid w:val="00B65B14"/>
    <w:rsid w:val="00B65DDD"/>
    <w:rsid w:val="00B65E2F"/>
    <w:rsid w:val="00B66237"/>
    <w:rsid w:val="00B66D2C"/>
    <w:rsid w:val="00B67027"/>
    <w:rsid w:val="00B70553"/>
    <w:rsid w:val="00B72E2F"/>
    <w:rsid w:val="00B7362A"/>
    <w:rsid w:val="00B73E4E"/>
    <w:rsid w:val="00B740A1"/>
    <w:rsid w:val="00B744F6"/>
    <w:rsid w:val="00B75231"/>
    <w:rsid w:val="00B802F1"/>
    <w:rsid w:val="00B805BE"/>
    <w:rsid w:val="00B81F6E"/>
    <w:rsid w:val="00B8300C"/>
    <w:rsid w:val="00B83A44"/>
    <w:rsid w:val="00B86491"/>
    <w:rsid w:val="00B866B5"/>
    <w:rsid w:val="00B87A2C"/>
    <w:rsid w:val="00B87B5D"/>
    <w:rsid w:val="00B87C0B"/>
    <w:rsid w:val="00B901A8"/>
    <w:rsid w:val="00B90EA6"/>
    <w:rsid w:val="00B91A3A"/>
    <w:rsid w:val="00B937E6"/>
    <w:rsid w:val="00B9391E"/>
    <w:rsid w:val="00B94BAC"/>
    <w:rsid w:val="00B95773"/>
    <w:rsid w:val="00B96A4A"/>
    <w:rsid w:val="00B97001"/>
    <w:rsid w:val="00B97394"/>
    <w:rsid w:val="00B97DC8"/>
    <w:rsid w:val="00BA1FC0"/>
    <w:rsid w:val="00BA2414"/>
    <w:rsid w:val="00BA24F5"/>
    <w:rsid w:val="00BA4188"/>
    <w:rsid w:val="00BA4DC1"/>
    <w:rsid w:val="00BA4E85"/>
    <w:rsid w:val="00BA53F5"/>
    <w:rsid w:val="00BA5441"/>
    <w:rsid w:val="00BA585A"/>
    <w:rsid w:val="00BA6551"/>
    <w:rsid w:val="00BA77F4"/>
    <w:rsid w:val="00BB02F3"/>
    <w:rsid w:val="00BB0710"/>
    <w:rsid w:val="00BB09C1"/>
    <w:rsid w:val="00BB19A5"/>
    <w:rsid w:val="00BB3529"/>
    <w:rsid w:val="00BB3F15"/>
    <w:rsid w:val="00BB3F65"/>
    <w:rsid w:val="00BB40F9"/>
    <w:rsid w:val="00BB4EDC"/>
    <w:rsid w:val="00BB5558"/>
    <w:rsid w:val="00BB5C12"/>
    <w:rsid w:val="00BB66F9"/>
    <w:rsid w:val="00BB67B8"/>
    <w:rsid w:val="00BB6AB6"/>
    <w:rsid w:val="00BB6BE0"/>
    <w:rsid w:val="00BC12EE"/>
    <w:rsid w:val="00BC131B"/>
    <w:rsid w:val="00BC1EFD"/>
    <w:rsid w:val="00BC3B5C"/>
    <w:rsid w:val="00BC4EBB"/>
    <w:rsid w:val="00BC5415"/>
    <w:rsid w:val="00BC585D"/>
    <w:rsid w:val="00BC6178"/>
    <w:rsid w:val="00BC642F"/>
    <w:rsid w:val="00BC6437"/>
    <w:rsid w:val="00BC7849"/>
    <w:rsid w:val="00BD0451"/>
    <w:rsid w:val="00BD281D"/>
    <w:rsid w:val="00BD3026"/>
    <w:rsid w:val="00BD3D16"/>
    <w:rsid w:val="00BD5A23"/>
    <w:rsid w:val="00BD63AC"/>
    <w:rsid w:val="00BD7952"/>
    <w:rsid w:val="00BE02B4"/>
    <w:rsid w:val="00BE0DF5"/>
    <w:rsid w:val="00BE0F9C"/>
    <w:rsid w:val="00BE294A"/>
    <w:rsid w:val="00BE52D5"/>
    <w:rsid w:val="00BE63E3"/>
    <w:rsid w:val="00BE6E56"/>
    <w:rsid w:val="00BE71E6"/>
    <w:rsid w:val="00BE7909"/>
    <w:rsid w:val="00BE7E6E"/>
    <w:rsid w:val="00BF1788"/>
    <w:rsid w:val="00BF1C7D"/>
    <w:rsid w:val="00BF271E"/>
    <w:rsid w:val="00BF2810"/>
    <w:rsid w:val="00BF2E74"/>
    <w:rsid w:val="00BF356C"/>
    <w:rsid w:val="00BF3985"/>
    <w:rsid w:val="00BF53B4"/>
    <w:rsid w:val="00BF6C9D"/>
    <w:rsid w:val="00BF776D"/>
    <w:rsid w:val="00BF78E4"/>
    <w:rsid w:val="00BF79F6"/>
    <w:rsid w:val="00BF7D9B"/>
    <w:rsid w:val="00C01814"/>
    <w:rsid w:val="00C02377"/>
    <w:rsid w:val="00C02888"/>
    <w:rsid w:val="00C029A2"/>
    <w:rsid w:val="00C03099"/>
    <w:rsid w:val="00C03384"/>
    <w:rsid w:val="00C05063"/>
    <w:rsid w:val="00C05093"/>
    <w:rsid w:val="00C051F0"/>
    <w:rsid w:val="00C06ABB"/>
    <w:rsid w:val="00C06EA4"/>
    <w:rsid w:val="00C07CEF"/>
    <w:rsid w:val="00C10D2A"/>
    <w:rsid w:val="00C11142"/>
    <w:rsid w:val="00C118AF"/>
    <w:rsid w:val="00C11A08"/>
    <w:rsid w:val="00C13101"/>
    <w:rsid w:val="00C139E1"/>
    <w:rsid w:val="00C14235"/>
    <w:rsid w:val="00C14533"/>
    <w:rsid w:val="00C1475A"/>
    <w:rsid w:val="00C160A6"/>
    <w:rsid w:val="00C16D5C"/>
    <w:rsid w:val="00C200BE"/>
    <w:rsid w:val="00C20260"/>
    <w:rsid w:val="00C211B1"/>
    <w:rsid w:val="00C231BE"/>
    <w:rsid w:val="00C23247"/>
    <w:rsid w:val="00C233E2"/>
    <w:rsid w:val="00C2388A"/>
    <w:rsid w:val="00C24A73"/>
    <w:rsid w:val="00C25FAA"/>
    <w:rsid w:val="00C27A62"/>
    <w:rsid w:val="00C30C71"/>
    <w:rsid w:val="00C31FC4"/>
    <w:rsid w:val="00C32468"/>
    <w:rsid w:val="00C32FE5"/>
    <w:rsid w:val="00C332D5"/>
    <w:rsid w:val="00C336DD"/>
    <w:rsid w:val="00C340DF"/>
    <w:rsid w:val="00C349FC"/>
    <w:rsid w:val="00C34AD8"/>
    <w:rsid w:val="00C358F6"/>
    <w:rsid w:val="00C35FD1"/>
    <w:rsid w:val="00C37E7D"/>
    <w:rsid w:val="00C40CA8"/>
    <w:rsid w:val="00C4134E"/>
    <w:rsid w:val="00C42558"/>
    <w:rsid w:val="00C42C30"/>
    <w:rsid w:val="00C45951"/>
    <w:rsid w:val="00C45C44"/>
    <w:rsid w:val="00C46A2F"/>
    <w:rsid w:val="00C4798D"/>
    <w:rsid w:val="00C507AB"/>
    <w:rsid w:val="00C512F4"/>
    <w:rsid w:val="00C515CF"/>
    <w:rsid w:val="00C53366"/>
    <w:rsid w:val="00C53C49"/>
    <w:rsid w:val="00C54514"/>
    <w:rsid w:val="00C5473B"/>
    <w:rsid w:val="00C548A9"/>
    <w:rsid w:val="00C55529"/>
    <w:rsid w:val="00C602B1"/>
    <w:rsid w:val="00C60531"/>
    <w:rsid w:val="00C6079E"/>
    <w:rsid w:val="00C60AFF"/>
    <w:rsid w:val="00C61799"/>
    <w:rsid w:val="00C62567"/>
    <w:rsid w:val="00C637A4"/>
    <w:rsid w:val="00C638D0"/>
    <w:rsid w:val="00C63E89"/>
    <w:rsid w:val="00C649FC"/>
    <w:rsid w:val="00C653F6"/>
    <w:rsid w:val="00C65886"/>
    <w:rsid w:val="00C65F29"/>
    <w:rsid w:val="00C6671C"/>
    <w:rsid w:val="00C678ED"/>
    <w:rsid w:val="00C709EE"/>
    <w:rsid w:val="00C71431"/>
    <w:rsid w:val="00C72585"/>
    <w:rsid w:val="00C72833"/>
    <w:rsid w:val="00C736E9"/>
    <w:rsid w:val="00C73B69"/>
    <w:rsid w:val="00C75B03"/>
    <w:rsid w:val="00C75D02"/>
    <w:rsid w:val="00C76203"/>
    <w:rsid w:val="00C76324"/>
    <w:rsid w:val="00C76520"/>
    <w:rsid w:val="00C76B74"/>
    <w:rsid w:val="00C771B6"/>
    <w:rsid w:val="00C77283"/>
    <w:rsid w:val="00C77313"/>
    <w:rsid w:val="00C802E0"/>
    <w:rsid w:val="00C818DF"/>
    <w:rsid w:val="00C81AC9"/>
    <w:rsid w:val="00C821B2"/>
    <w:rsid w:val="00C83942"/>
    <w:rsid w:val="00C84545"/>
    <w:rsid w:val="00C85FF3"/>
    <w:rsid w:val="00C90C42"/>
    <w:rsid w:val="00C9190A"/>
    <w:rsid w:val="00C935D5"/>
    <w:rsid w:val="00C959DF"/>
    <w:rsid w:val="00C960BB"/>
    <w:rsid w:val="00C9671E"/>
    <w:rsid w:val="00C96BD9"/>
    <w:rsid w:val="00C97C52"/>
    <w:rsid w:val="00CA05FE"/>
    <w:rsid w:val="00CA17F3"/>
    <w:rsid w:val="00CA2237"/>
    <w:rsid w:val="00CA34B7"/>
    <w:rsid w:val="00CA47A7"/>
    <w:rsid w:val="00CA4B3F"/>
    <w:rsid w:val="00CA5D30"/>
    <w:rsid w:val="00CA7019"/>
    <w:rsid w:val="00CA79D1"/>
    <w:rsid w:val="00CA7D02"/>
    <w:rsid w:val="00CB0FDA"/>
    <w:rsid w:val="00CB1936"/>
    <w:rsid w:val="00CB2E24"/>
    <w:rsid w:val="00CB36C5"/>
    <w:rsid w:val="00CB37E2"/>
    <w:rsid w:val="00CB4158"/>
    <w:rsid w:val="00CB444D"/>
    <w:rsid w:val="00CB5A63"/>
    <w:rsid w:val="00CB605C"/>
    <w:rsid w:val="00CB6A76"/>
    <w:rsid w:val="00CB7F7F"/>
    <w:rsid w:val="00CC0CA6"/>
    <w:rsid w:val="00CC3E1C"/>
    <w:rsid w:val="00CC52E6"/>
    <w:rsid w:val="00CC52F0"/>
    <w:rsid w:val="00CD047C"/>
    <w:rsid w:val="00CD1BE3"/>
    <w:rsid w:val="00CD1D55"/>
    <w:rsid w:val="00CD20AD"/>
    <w:rsid w:val="00CD46CA"/>
    <w:rsid w:val="00CD539E"/>
    <w:rsid w:val="00CD6528"/>
    <w:rsid w:val="00CD66D5"/>
    <w:rsid w:val="00CD6882"/>
    <w:rsid w:val="00CD6CC1"/>
    <w:rsid w:val="00CE01CE"/>
    <w:rsid w:val="00CE02E1"/>
    <w:rsid w:val="00CE0D10"/>
    <w:rsid w:val="00CE324A"/>
    <w:rsid w:val="00CE4B22"/>
    <w:rsid w:val="00CE548C"/>
    <w:rsid w:val="00CE7250"/>
    <w:rsid w:val="00CE7AAA"/>
    <w:rsid w:val="00CF03C1"/>
    <w:rsid w:val="00CF0B4B"/>
    <w:rsid w:val="00CF1672"/>
    <w:rsid w:val="00CF3004"/>
    <w:rsid w:val="00CF776F"/>
    <w:rsid w:val="00D002B6"/>
    <w:rsid w:val="00D02953"/>
    <w:rsid w:val="00D03858"/>
    <w:rsid w:val="00D04102"/>
    <w:rsid w:val="00D0553A"/>
    <w:rsid w:val="00D060BC"/>
    <w:rsid w:val="00D0657A"/>
    <w:rsid w:val="00D109FE"/>
    <w:rsid w:val="00D11975"/>
    <w:rsid w:val="00D13758"/>
    <w:rsid w:val="00D16BED"/>
    <w:rsid w:val="00D16C38"/>
    <w:rsid w:val="00D17372"/>
    <w:rsid w:val="00D17BB1"/>
    <w:rsid w:val="00D21BFF"/>
    <w:rsid w:val="00D22A22"/>
    <w:rsid w:val="00D23053"/>
    <w:rsid w:val="00D23063"/>
    <w:rsid w:val="00D23E1A"/>
    <w:rsid w:val="00D24D76"/>
    <w:rsid w:val="00D258F0"/>
    <w:rsid w:val="00D25DF2"/>
    <w:rsid w:val="00D2611D"/>
    <w:rsid w:val="00D2677B"/>
    <w:rsid w:val="00D26A78"/>
    <w:rsid w:val="00D2730C"/>
    <w:rsid w:val="00D300E7"/>
    <w:rsid w:val="00D305FB"/>
    <w:rsid w:val="00D36001"/>
    <w:rsid w:val="00D367EA"/>
    <w:rsid w:val="00D37251"/>
    <w:rsid w:val="00D37BF6"/>
    <w:rsid w:val="00D4103F"/>
    <w:rsid w:val="00D46631"/>
    <w:rsid w:val="00D4701F"/>
    <w:rsid w:val="00D470B2"/>
    <w:rsid w:val="00D500A4"/>
    <w:rsid w:val="00D502B8"/>
    <w:rsid w:val="00D50CEE"/>
    <w:rsid w:val="00D50F83"/>
    <w:rsid w:val="00D51C8A"/>
    <w:rsid w:val="00D5275E"/>
    <w:rsid w:val="00D55064"/>
    <w:rsid w:val="00D564CC"/>
    <w:rsid w:val="00D569EF"/>
    <w:rsid w:val="00D57486"/>
    <w:rsid w:val="00D57517"/>
    <w:rsid w:val="00D61C48"/>
    <w:rsid w:val="00D64A94"/>
    <w:rsid w:val="00D676E4"/>
    <w:rsid w:val="00D701C3"/>
    <w:rsid w:val="00D70D9A"/>
    <w:rsid w:val="00D7169C"/>
    <w:rsid w:val="00D722E2"/>
    <w:rsid w:val="00D76825"/>
    <w:rsid w:val="00D80A28"/>
    <w:rsid w:val="00D80D1C"/>
    <w:rsid w:val="00D80F02"/>
    <w:rsid w:val="00D81E79"/>
    <w:rsid w:val="00D846F4"/>
    <w:rsid w:val="00D859FC"/>
    <w:rsid w:val="00D878B8"/>
    <w:rsid w:val="00D92DC2"/>
    <w:rsid w:val="00D92E51"/>
    <w:rsid w:val="00D934EF"/>
    <w:rsid w:val="00D947CF"/>
    <w:rsid w:val="00D94A49"/>
    <w:rsid w:val="00D94A53"/>
    <w:rsid w:val="00D95B95"/>
    <w:rsid w:val="00D97176"/>
    <w:rsid w:val="00D97419"/>
    <w:rsid w:val="00D9747A"/>
    <w:rsid w:val="00D977C6"/>
    <w:rsid w:val="00DA0FE8"/>
    <w:rsid w:val="00DA1881"/>
    <w:rsid w:val="00DA1DD2"/>
    <w:rsid w:val="00DB094D"/>
    <w:rsid w:val="00DB1890"/>
    <w:rsid w:val="00DB240E"/>
    <w:rsid w:val="00DB2EB8"/>
    <w:rsid w:val="00DB3493"/>
    <w:rsid w:val="00DB45E4"/>
    <w:rsid w:val="00DB51AE"/>
    <w:rsid w:val="00DB6402"/>
    <w:rsid w:val="00DB751A"/>
    <w:rsid w:val="00DB7589"/>
    <w:rsid w:val="00DC1D2C"/>
    <w:rsid w:val="00DC283E"/>
    <w:rsid w:val="00DC3872"/>
    <w:rsid w:val="00DC66E3"/>
    <w:rsid w:val="00DD13AF"/>
    <w:rsid w:val="00DD245A"/>
    <w:rsid w:val="00DD3DC7"/>
    <w:rsid w:val="00DD544A"/>
    <w:rsid w:val="00DD6222"/>
    <w:rsid w:val="00DE0C97"/>
    <w:rsid w:val="00DE147B"/>
    <w:rsid w:val="00DE2A9E"/>
    <w:rsid w:val="00DE3F2E"/>
    <w:rsid w:val="00DE4F56"/>
    <w:rsid w:val="00DE5977"/>
    <w:rsid w:val="00DE5D8F"/>
    <w:rsid w:val="00DE5ED2"/>
    <w:rsid w:val="00DE6F48"/>
    <w:rsid w:val="00DE78F4"/>
    <w:rsid w:val="00DE7FD7"/>
    <w:rsid w:val="00DF183B"/>
    <w:rsid w:val="00DF3D49"/>
    <w:rsid w:val="00DF457E"/>
    <w:rsid w:val="00DF48BF"/>
    <w:rsid w:val="00DF7124"/>
    <w:rsid w:val="00DF7489"/>
    <w:rsid w:val="00DF7687"/>
    <w:rsid w:val="00DF77A0"/>
    <w:rsid w:val="00E011E0"/>
    <w:rsid w:val="00E01443"/>
    <w:rsid w:val="00E01AD6"/>
    <w:rsid w:val="00E047F8"/>
    <w:rsid w:val="00E05C55"/>
    <w:rsid w:val="00E1281E"/>
    <w:rsid w:val="00E13F57"/>
    <w:rsid w:val="00E146CD"/>
    <w:rsid w:val="00E14775"/>
    <w:rsid w:val="00E16C9D"/>
    <w:rsid w:val="00E17E75"/>
    <w:rsid w:val="00E212B8"/>
    <w:rsid w:val="00E253C3"/>
    <w:rsid w:val="00E265CE"/>
    <w:rsid w:val="00E26F2D"/>
    <w:rsid w:val="00E27E75"/>
    <w:rsid w:val="00E32834"/>
    <w:rsid w:val="00E369C8"/>
    <w:rsid w:val="00E36EC3"/>
    <w:rsid w:val="00E40867"/>
    <w:rsid w:val="00E4115E"/>
    <w:rsid w:val="00E413F0"/>
    <w:rsid w:val="00E41B48"/>
    <w:rsid w:val="00E41BA8"/>
    <w:rsid w:val="00E41C11"/>
    <w:rsid w:val="00E41F24"/>
    <w:rsid w:val="00E41FD7"/>
    <w:rsid w:val="00E45004"/>
    <w:rsid w:val="00E500EF"/>
    <w:rsid w:val="00E501A0"/>
    <w:rsid w:val="00E50F09"/>
    <w:rsid w:val="00E52F41"/>
    <w:rsid w:val="00E538B5"/>
    <w:rsid w:val="00E5655E"/>
    <w:rsid w:val="00E60D26"/>
    <w:rsid w:val="00E6247B"/>
    <w:rsid w:val="00E63EA4"/>
    <w:rsid w:val="00E64C12"/>
    <w:rsid w:val="00E6570A"/>
    <w:rsid w:val="00E673DE"/>
    <w:rsid w:val="00E7080B"/>
    <w:rsid w:val="00E70D65"/>
    <w:rsid w:val="00E70F0F"/>
    <w:rsid w:val="00E721DE"/>
    <w:rsid w:val="00E7297A"/>
    <w:rsid w:val="00E73264"/>
    <w:rsid w:val="00E7344C"/>
    <w:rsid w:val="00E73A90"/>
    <w:rsid w:val="00E73C41"/>
    <w:rsid w:val="00E74F37"/>
    <w:rsid w:val="00E75C86"/>
    <w:rsid w:val="00E7651D"/>
    <w:rsid w:val="00E7677A"/>
    <w:rsid w:val="00E76B0F"/>
    <w:rsid w:val="00E800E9"/>
    <w:rsid w:val="00E8016A"/>
    <w:rsid w:val="00E80B20"/>
    <w:rsid w:val="00E82880"/>
    <w:rsid w:val="00E82B85"/>
    <w:rsid w:val="00E82D24"/>
    <w:rsid w:val="00E831E4"/>
    <w:rsid w:val="00E83DFE"/>
    <w:rsid w:val="00E86161"/>
    <w:rsid w:val="00E8680E"/>
    <w:rsid w:val="00E870BB"/>
    <w:rsid w:val="00E87376"/>
    <w:rsid w:val="00E90815"/>
    <w:rsid w:val="00E90D16"/>
    <w:rsid w:val="00E91D6E"/>
    <w:rsid w:val="00E92A50"/>
    <w:rsid w:val="00E9347E"/>
    <w:rsid w:val="00E9354E"/>
    <w:rsid w:val="00E962C0"/>
    <w:rsid w:val="00E97697"/>
    <w:rsid w:val="00EA0F8D"/>
    <w:rsid w:val="00EA233B"/>
    <w:rsid w:val="00EA2B05"/>
    <w:rsid w:val="00EA2FBF"/>
    <w:rsid w:val="00EA3600"/>
    <w:rsid w:val="00EA68E7"/>
    <w:rsid w:val="00EA6DCC"/>
    <w:rsid w:val="00EA6DDE"/>
    <w:rsid w:val="00EA6DE5"/>
    <w:rsid w:val="00EA739C"/>
    <w:rsid w:val="00EA76A3"/>
    <w:rsid w:val="00EA78A2"/>
    <w:rsid w:val="00EB0ABA"/>
    <w:rsid w:val="00EB0F2C"/>
    <w:rsid w:val="00EB2629"/>
    <w:rsid w:val="00EB44F5"/>
    <w:rsid w:val="00EB4914"/>
    <w:rsid w:val="00EB4997"/>
    <w:rsid w:val="00EB4DE1"/>
    <w:rsid w:val="00EB4F1C"/>
    <w:rsid w:val="00EB7386"/>
    <w:rsid w:val="00EC042D"/>
    <w:rsid w:val="00EC0923"/>
    <w:rsid w:val="00EC1009"/>
    <w:rsid w:val="00EC15B1"/>
    <w:rsid w:val="00EC1E17"/>
    <w:rsid w:val="00EC1FBA"/>
    <w:rsid w:val="00EC30DF"/>
    <w:rsid w:val="00EC3326"/>
    <w:rsid w:val="00EC36B3"/>
    <w:rsid w:val="00EC5D39"/>
    <w:rsid w:val="00EC6E27"/>
    <w:rsid w:val="00ED008F"/>
    <w:rsid w:val="00ED1E94"/>
    <w:rsid w:val="00ED24C4"/>
    <w:rsid w:val="00ED272C"/>
    <w:rsid w:val="00ED407D"/>
    <w:rsid w:val="00ED787F"/>
    <w:rsid w:val="00EE10EA"/>
    <w:rsid w:val="00EE3496"/>
    <w:rsid w:val="00EE431E"/>
    <w:rsid w:val="00EE4FC7"/>
    <w:rsid w:val="00EE56E7"/>
    <w:rsid w:val="00EE7E64"/>
    <w:rsid w:val="00EF05C1"/>
    <w:rsid w:val="00EF0D29"/>
    <w:rsid w:val="00EF14E6"/>
    <w:rsid w:val="00EF2572"/>
    <w:rsid w:val="00EF28A0"/>
    <w:rsid w:val="00EF2EE1"/>
    <w:rsid w:val="00EF2F2A"/>
    <w:rsid w:val="00EF3F95"/>
    <w:rsid w:val="00EF47D6"/>
    <w:rsid w:val="00EF4C02"/>
    <w:rsid w:val="00EF5D35"/>
    <w:rsid w:val="00EF75B2"/>
    <w:rsid w:val="00F00997"/>
    <w:rsid w:val="00F01708"/>
    <w:rsid w:val="00F01EB2"/>
    <w:rsid w:val="00F06C28"/>
    <w:rsid w:val="00F07DC6"/>
    <w:rsid w:val="00F113FC"/>
    <w:rsid w:val="00F12402"/>
    <w:rsid w:val="00F152C2"/>
    <w:rsid w:val="00F16C93"/>
    <w:rsid w:val="00F17F55"/>
    <w:rsid w:val="00F22C31"/>
    <w:rsid w:val="00F22D3A"/>
    <w:rsid w:val="00F2319E"/>
    <w:rsid w:val="00F2320F"/>
    <w:rsid w:val="00F24EFD"/>
    <w:rsid w:val="00F26000"/>
    <w:rsid w:val="00F2727D"/>
    <w:rsid w:val="00F31431"/>
    <w:rsid w:val="00F31553"/>
    <w:rsid w:val="00F3286B"/>
    <w:rsid w:val="00F3762D"/>
    <w:rsid w:val="00F376EE"/>
    <w:rsid w:val="00F4085B"/>
    <w:rsid w:val="00F41D3C"/>
    <w:rsid w:val="00F4316E"/>
    <w:rsid w:val="00F4354D"/>
    <w:rsid w:val="00F43B1B"/>
    <w:rsid w:val="00F475F2"/>
    <w:rsid w:val="00F47881"/>
    <w:rsid w:val="00F50907"/>
    <w:rsid w:val="00F51623"/>
    <w:rsid w:val="00F51988"/>
    <w:rsid w:val="00F519F1"/>
    <w:rsid w:val="00F51E6B"/>
    <w:rsid w:val="00F530BA"/>
    <w:rsid w:val="00F547B7"/>
    <w:rsid w:val="00F54F18"/>
    <w:rsid w:val="00F57244"/>
    <w:rsid w:val="00F5775A"/>
    <w:rsid w:val="00F6044B"/>
    <w:rsid w:val="00F60752"/>
    <w:rsid w:val="00F62422"/>
    <w:rsid w:val="00F628BD"/>
    <w:rsid w:val="00F63301"/>
    <w:rsid w:val="00F63CCB"/>
    <w:rsid w:val="00F64800"/>
    <w:rsid w:val="00F6499B"/>
    <w:rsid w:val="00F656D7"/>
    <w:rsid w:val="00F66A98"/>
    <w:rsid w:val="00F67CFD"/>
    <w:rsid w:val="00F70C37"/>
    <w:rsid w:val="00F70DF7"/>
    <w:rsid w:val="00F71C61"/>
    <w:rsid w:val="00F72151"/>
    <w:rsid w:val="00F72751"/>
    <w:rsid w:val="00F73548"/>
    <w:rsid w:val="00F758F7"/>
    <w:rsid w:val="00F7652B"/>
    <w:rsid w:val="00F77BFC"/>
    <w:rsid w:val="00F77EFF"/>
    <w:rsid w:val="00F8099F"/>
    <w:rsid w:val="00F8111D"/>
    <w:rsid w:val="00F81F52"/>
    <w:rsid w:val="00F8363D"/>
    <w:rsid w:val="00F83ACA"/>
    <w:rsid w:val="00F84228"/>
    <w:rsid w:val="00F85AD0"/>
    <w:rsid w:val="00F91A38"/>
    <w:rsid w:val="00F924F5"/>
    <w:rsid w:val="00F93C96"/>
    <w:rsid w:val="00F95B8D"/>
    <w:rsid w:val="00FA056C"/>
    <w:rsid w:val="00FA3CC5"/>
    <w:rsid w:val="00FA42DF"/>
    <w:rsid w:val="00FA6FF3"/>
    <w:rsid w:val="00FA7952"/>
    <w:rsid w:val="00FB0094"/>
    <w:rsid w:val="00FB0485"/>
    <w:rsid w:val="00FB0491"/>
    <w:rsid w:val="00FB052B"/>
    <w:rsid w:val="00FB3C4D"/>
    <w:rsid w:val="00FB4295"/>
    <w:rsid w:val="00FB5740"/>
    <w:rsid w:val="00FB6B57"/>
    <w:rsid w:val="00FB6F27"/>
    <w:rsid w:val="00FB761E"/>
    <w:rsid w:val="00FC0204"/>
    <w:rsid w:val="00FC2AD7"/>
    <w:rsid w:val="00FC7883"/>
    <w:rsid w:val="00FD15CD"/>
    <w:rsid w:val="00FD1879"/>
    <w:rsid w:val="00FD3152"/>
    <w:rsid w:val="00FD3591"/>
    <w:rsid w:val="00FD4690"/>
    <w:rsid w:val="00FD689E"/>
    <w:rsid w:val="00FD7F49"/>
    <w:rsid w:val="00FE007F"/>
    <w:rsid w:val="00FE0E99"/>
    <w:rsid w:val="00FE1B1C"/>
    <w:rsid w:val="00FE2630"/>
    <w:rsid w:val="00FE2FB1"/>
    <w:rsid w:val="00FE3646"/>
    <w:rsid w:val="00FE66CB"/>
    <w:rsid w:val="00FE7563"/>
    <w:rsid w:val="00FE76A8"/>
    <w:rsid w:val="00FF03D5"/>
    <w:rsid w:val="00FF1529"/>
    <w:rsid w:val="00FF2031"/>
    <w:rsid w:val="00FF3EFF"/>
    <w:rsid w:val="00FF5DC4"/>
    <w:rsid w:val="00FF65CE"/>
    <w:rsid w:val="00FF68BB"/>
    <w:rsid w:val="00FF6F9F"/>
    <w:rsid w:val="00FF71D1"/>
    <w:rsid w:val="046C201B"/>
    <w:rsid w:val="04B4F152"/>
    <w:rsid w:val="12CF71A8"/>
    <w:rsid w:val="140FE429"/>
    <w:rsid w:val="1C8FC265"/>
    <w:rsid w:val="1E6C2E54"/>
    <w:rsid w:val="1EBA43EC"/>
    <w:rsid w:val="22540D78"/>
    <w:rsid w:val="2BB99C82"/>
    <w:rsid w:val="2DE2C073"/>
    <w:rsid w:val="3580735A"/>
    <w:rsid w:val="3CE9694F"/>
    <w:rsid w:val="426311EC"/>
    <w:rsid w:val="4473EEB2"/>
    <w:rsid w:val="50D5A506"/>
    <w:rsid w:val="5921A26A"/>
    <w:rsid w:val="678D0338"/>
    <w:rsid w:val="71983C58"/>
    <w:rsid w:val="789782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5D7A5"/>
  <w15:docId w15:val="{F92BCDA9-5FD0-4A75-B9D6-F53F3A21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5C7F"/>
    <w:pPr>
      <w:spacing w:line="276" w:lineRule="auto"/>
    </w:pPr>
    <w:rPr>
      <w:rFonts w:ascii="Arial" w:hAnsi="Arial" w:cs="Arial"/>
      <w:sz w:val="22"/>
      <w:szCs w:val="22"/>
    </w:rPr>
  </w:style>
  <w:style w:type="paragraph" w:styleId="Heading1">
    <w:name w:val="heading 1"/>
    <w:basedOn w:val="Normal"/>
    <w:next w:val="BodyText"/>
    <w:link w:val="Heading1Char"/>
    <w:uiPriority w:val="9"/>
    <w:qFormat/>
    <w:rsid w:val="00EE7E64"/>
    <w:pPr>
      <w:keepNext/>
      <w:keepLines/>
      <w:spacing w:before="360" w:after="80"/>
      <w:outlineLvl w:val="0"/>
    </w:pPr>
    <w:rPr>
      <w:rFonts w:eastAsiaTheme="majorEastAsia"/>
      <w:b/>
      <w:bCs/>
      <w:sz w:val="28"/>
      <w:szCs w:val="28"/>
    </w:rPr>
  </w:style>
  <w:style w:type="paragraph" w:styleId="Heading2">
    <w:name w:val="heading 2"/>
    <w:basedOn w:val="Normal"/>
    <w:next w:val="BodyText"/>
    <w:link w:val="Heading2Char"/>
    <w:uiPriority w:val="9"/>
    <w:unhideWhenUsed/>
    <w:qFormat/>
    <w:rsid w:val="00085231"/>
    <w:pPr>
      <w:keepNext/>
      <w:keepLines/>
      <w:spacing w:before="160" w:after="80"/>
      <w:outlineLvl w:val="1"/>
    </w:pPr>
    <w:rPr>
      <w:rFonts w:eastAsiaTheme="majorEastAsia"/>
      <w:b/>
      <w:bCs/>
      <w:sz w:val="28"/>
      <w:szCs w:val="28"/>
    </w:rPr>
  </w:style>
  <w:style w:type="paragraph" w:styleId="Heading3">
    <w:name w:val="heading 3"/>
    <w:basedOn w:val="Normal"/>
    <w:next w:val="BodyText"/>
    <w:link w:val="Heading3Char"/>
    <w:uiPriority w:val="9"/>
    <w:unhideWhenUsed/>
    <w:qFormat/>
    <w:rsid w:val="00A57BC7"/>
    <w:pPr>
      <w:keepNext/>
      <w:keepLines/>
      <w:spacing w:before="160" w:after="80"/>
      <w:outlineLvl w:val="2"/>
    </w:pPr>
    <w:rPr>
      <w:rFonts w:eastAsiaTheme="majorEastAsia" w:cstheme="majorBidi"/>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A10FD9"/>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A57BC7"/>
    <w:rPr>
      <w:rFonts w:ascii="Arial" w:eastAsiaTheme="majorEastAsia" w:hAnsi="Arial" w:cstheme="majorBidi"/>
      <w:b/>
      <w:bCs/>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uiPriority w:val="99"/>
    <w:rPr>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i/>
      <w:color w:val="D73A49"/>
      <w:sz w:val="22"/>
    </w:rPr>
  </w:style>
  <w:style w:type="character" w:customStyle="1" w:styleId="DataTypeTok">
    <w:name w:val="DataTypeTok"/>
    <w:basedOn w:val="VerbatimChar"/>
    <w:rPr>
      <w:rFonts w:ascii="Consolas" w:hAnsi="Consolas"/>
      <w:i/>
      <w:color w:val="D73A49"/>
      <w:sz w:val="22"/>
    </w:rPr>
  </w:style>
  <w:style w:type="character" w:customStyle="1" w:styleId="DecValTok">
    <w:name w:val="DecValTok"/>
    <w:basedOn w:val="VerbatimChar"/>
    <w:rPr>
      <w:rFonts w:ascii="Consolas" w:hAnsi="Consolas"/>
      <w:i/>
      <w:color w:val="005CC5"/>
      <w:sz w:val="22"/>
    </w:rPr>
  </w:style>
  <w:style w:type="character" w:customStyle="1" w:styleId="BaseNTok">
    <w:name w:val="BaseNTok"/>
    <w:basedOn w:val="VerbatimChar"/>
    <w:rPr>
      <w:rFonts w:ascii="Consolas" w:hAnsi="Consolas"/>
      <w:i/>
      <w:color w:val="005CC5"/>
      <w:sz w:val="22"/>
    </w:rPr>
  </w:style>
  <w:style w:type="character" w:customStyle="1" w:styleId="FloatTok">
    <w:name w:val="FloatTok"/>
    <w:basedOn w:val="VerbatimChar"/>
    <w:rPr>
      <w:rFonts w:ascii="Consolas" w:hAnsi="Consolas"/>
      <w:i/>
      <w:color w:val="005CC5"/>
      <w:sz w:val="22"/>
    </w:rPr>
  </w:style>
  <w:style w:type="character" w:customStyle="1" w:styleId="ConstantTok">
    <w:name w:val="ConstantTok"/>
    <w:basedOn w:val="VerbatimChar"/>
    <w:rPr>
      <w:rFonts w:ascii="Consolas" w:hAnsi="Consolas"/>
      <w:i/>
      <w:color w:val="005CC5"/>
      <w:sz w:val="22"/>
    </w:rPr>
  </w:style>
  <w:style w:type="character" w:customStyle="1" w:styleId="CharTok">
    <w:name w:val="CharTok"/>
    <w:basedOn w:val="VerbatimChar"/>
    <w:rPr>
      <w:rFonts w:ascii="Consolas" w:hAnsi="Consolas"/>
      <w:i/>
      <w:color w:val="032F62"/>
      <w:sz w:val="22"/>
    </w:rPr>
  </w:style>
  <w:style w:type="character" w:customStyle="1" w:styleId="SpecialCharTok">
    <w:name w:val="SpecialCharTok"/>
    <w:basedOn w:val="VerbatimChar"/>
    <w:rPr>
      <w:rFonts w:ascii="Consolas" w:hAnsi="Consolas"/>
      <w:i/>
      <w:color w:val="005CC5"/>
      <w:sz w:val="22"/>
    </w:rPr>
  </w:style>
  <w:style w:type="character" w:customStyle="1" w:styleId="StringTok">
    <w:name w:val="StringTok"/>
    <w:basedOn w:val="VerbatimChar"/>
    <w:rPr>
      <w:rFonts w:ascii="Consolas" w:hAnsi="Consolas"/>
      <w:i/>
      <w:color w:val="032F62"/>
      <w:sz w:val="22"/>
    </w:rPr>
  </w:style>
  <w:style w:type="character" w:customStyle="1" w:styleId="VerbatimStringTok">
    <w:name w:val="VerbatimStringTok"/>
    <w:basedOn w:val="VerbatimChar"/>
    <w:rPr>
      <w:rFonts w:ascii="Consolas" w:hAnsi="Consolas"/>
      <w:i/>
      <w:color w:val="032F62"/>
      <w:sz w:val="22"/>
    </w:rPr>
  </w:style>
  <w:style w:type="character" w:customStyle="1" w:styleId="SpecialStringTok">
    <w:name w:val="SpecialStringTok"/>
    <w:basedOn w:val="VerbatimChar"/>
    <w:rPr>
      <w:rFonts w:ascii="Consolas" w:hAnsi="Consolas"/>
      <w:i/>
      <w:color w:val="032F62"/>
      <w:sz w:val="22"/>
    </w:rPr>
  </w:style>
  <w:style w:type="character" w:customStyle="1" w:styleId="ImportTok">
    <w:name w:val="ImportTok"/>
    <w:basedOn w:val="VerbatimChar"/>
    <w:rPr>
      <w:rFonts w:ascii="Consolas" w:hAnsi="Consolas"/>
      <w:i/>
      <w:color w:val="032F62"/>
      <w:sz w:val="22"/>
    </w:rPr>
  </w:style>
  <w:style w:type="character" w:customStyle="1" w:styleId="CommentTok">
    <w:name w:val="CommentTok"/>
    <w:basedOn w:val="VerbatimChar"/>
    <w:rPr>
      <w:rFonts w:ascii="Consolas" w:hAnsi="Consolas"/>
      <w:i/>
      <w:color w:val="6A737D"/>
      <w:sz w:val="22"/>
    </w:rPr>
  </w:style>
  <w:style w:type="character" w:customStyle="1" w:styleId="DocumentationTok">
    <w:name w:val="DocumentationTok"/>
    <w:basedOn w:val="VerbatimChar"/>
    <w:rPr>
      <w:rFonts w:ascii="Consolas" w:hAnsi="Consolas"/>
      <w:i/>
      <w:color w:val="6A737D"/>
      <w:sz w:val="22"/>
    </w:rPr>
  </w:style>
  <w:style w:type="character" w:customStyle="1" w:styleId="AnnotationTok">
    <w:name w:val="AnnotationTok"/>
    <w:basedOn w:val="VerbatimChar"/>
    <w:rPr>
      <w:rFonts w:ascii="Consolas" w:hAnsi="Consolas"/>
      <w:i/>
      <w:color w:val="6A737D"/>
      <w:sz w:val="22"/>
    </w:rPr>
  </w:style>
  <w:style w:type="character" w:customStyle="1" w:styleId="CommentVarTok">
    <w:name w:val="CommentVarTok"/>
    <w:basedOn w:val="VerbatimChar"/>
    <w:rPr>
      <w:rFonts w:ascii="Consolas" w:hAnsi="Consolas"/>
      <w:i/>
      <w:color w:val="6A737D"/>
      <w:sz w:val="22"/>
    </w:rPr>
  </w:style>
  <w:style w:type="character" w:customStyle="1" w:styleId="OtherTok">
    <w:name w:val="OtherTok"/>
    <w:basedOn w:val="VerbatimChar"/>
    <w:rPr>
      <w:rFonts w:ascii="Consolas" w:hAnsi="Consolas"/>
      <w:i/>
      <w:color w:val="6F42C1"/>
      <w:sz w:val="22"/>
    </w:rPr>
  </w:style>
  <w:style w:type="character" w:customStyle="1" w:styleId="FunctionTok">
    <w:name w:val="FunctionTok"/>
    <w:basedOn w:val="VerbatimChar"/>
    <w:rPr>
      <w:rFonts w:ascii="Consolas" w:hAnsi="Consolas"/>
      <w:i/>
      <w:color w:val="6F42C1"/>
      <w:sz w:val="22"/>
    </w:rPr>
  </w:style>
  <w:style w:type="character" w:customStyle="1" w:styleId="VariableTok">
    <w:name w:val="VariableTok"/>
    <w:basedOn w:val="VerbatimChar"/>
    <w:rPr>
      <w:rFonts w:ascii="Consolas" w:hAnsi="Consolas"/>
      <w:i/>
      <w:color w:val="E36209"/>
      <w:sz w:val="22"/>
    </w:rPr>
  </w:style>
  <w:style w:type="character" w:customStyle="1" w:styleId="ControlFlowTok">
    <w:name w:val="ControlFlowTok"/>
    <w:basedOn w:val="VerbatimChar"/>
    <w:rPr>
      <w:rFonts w:ascii="Consolas" w:hAnsi="Consolas"/>
      <w:i/>
      <w:color w:val="D73A49"/>
      <w:sz w:val="22"/>
    </w:rPr>
  </w:style>
  <w:style w:type="character" w:customStyle="1" w:styleId="OperatorTok">
    <w:name w:val="OperatorTok"/>
    <w:basedOn w:val="VerbatimChar"/>
    <w:rPr>
      <w:rFonts w:ascii="Consolas" w:hAnsi="Consolas"/>
      <w:i/>
      <w:color w:val="24292E"/>
      <w:sz w:val="22"/>
    </w:rPr>
  </w:style>
  <w:style w:type="character" w:customStyle="1" w:styleId="BuiltInTok">
    <w:name w:val="BuiltInTok"/>
    <w:basedOn w:val="VerbatimChar"/>
    <w:rPr>
      <w:rFonts w:ascii="Consolas" w:hAnsi="Consolas"/>
      <w:i/>
      <w:color w:val="D73A49"/>
      <w:sz w:val="22"/>
    </w:rPr>
  </w:style>
  <w:style w:type="character" w:customStyle="1" w:styleId="ExtensionTok">
    <w:name w:val="ExtensionTok"/>
    <w:basedOn w:val="VerbatimChar"/>
    <w:rPr>
      <w:rFonts w:ascii="Consolas" w:hAnsi="Consolas"/>
      <w:b/>
      <w:i/>
      <w:color w:val="D73A49"/>
      <w:sz w:val="22"/>
    </w:rPr>
  </w:style>
  <w:style w:type="character" w:customStyle="1" w:styleId="PreprocessorTok">
    <w:name w:val="PreprocessorTok"/>
    <w:basedOn w:val="VerbatimChar"/>
    <w:rPr>
      <w:rFonts w:ascii="Consolas" w:hAnsi="Consolas"/>
      <w:i/>
      <w:color w:val="D73A49"/>
      <w:sz w:val="22"/>
    </w:rPr>
  </w:style>
  <w:style w:type="character" w:customStyle="1" w:styleId="AttributeTok">
    <w:name w:val="AttributeTok"/>
    <w:basedOn w:val="VerbatimChar"/>
    <w:rPr>
      <w:rFonts w:ascii="Consolas" w:hAnsi="Consolas"/>
      <w:i/>
      <w:color w:val="D73A49"/>
      <w:sz w:val="22"/>
    </w:rPr>
  </w:style>
  <w:style w:type="character" w:customStyle="1" w:styleId="RegionMarkerTok">
    <w:name w:val="RegionMarkerTok"/>
    <w:basedOn w:val="VerbatimChar"/>
    <w:rPr>
      <w:rFonts w:ascii="Consolas" w:hAnsi="Consolas"/>
      <w:i/>
      <w:color w:val="6A737D"/>
      <w:sz w:val="22"/>
    </w:rPr>
  </w:style>
  <w:style w:type="character" w:customStyle="1" w:styleId="InformationTok">
    <w:name w:val="InformationTok"/>
    <w:basedOn w:val="VerbatimChar"/>
    <w:rPr>
      <w:rFonts w:ascii="Consolas" w:hAnsi="Consolas"/>
      <w:i/>
      <w:color w:val="6A737D"/>
      <w:sz w:val="22"/>
    </w:rPr>
  </w:style>
  <w:style w:type="character" w:customStyle="1" w:styleId="WarningTok">
    <w:name w:val="WarningTok"/>
    <w:basedOn w:val="VerbatimChar"/>
    <w:rPr>
      <w:rFonts w:ascii="Consolas" w:hAnsi="Consolas"/>
      <w:i/>
      <w:color w:val="FF5555"/>
      <w:sz w:val="22"/>
    </w:rPr>
  </w:style>
  <w:style w:type="character" w:customStyle="1" w:styleId="AlertTok">
    <w:name w:val="AlertTok"/>
    <w:basedOn w:val="VerbatimChar"/>
    <w:rPr>
      <w:rFonts w:ascii="Consolas" w:hAnsi="Consolas"/>
      <w:b/>
      <w:i/>
      <w:color w:val="FF5555"/>
      <w:sz w:val="22"/>
    </w:rPr>
  </w:style>
  <w:style w:type="character" w:customStyle="1" w:styleId="ErrorTok">
    <w:name w:val="ErrorTok"/>
    <w:basedOn w:val="VerbatimChar"/>
    <w:rPr>
      <w:rFonts w:ascii="Consolas" w:hAnsi="Consolas"/>
      <w:i/>
      <w:color w:val="FF5555"/>
      <w:sz w:val="22"/>
    </w:rPr>
  </w:style>
  <w:style w:type="character" w:customStyle="1" w:styleId="NormalTok">
    <w:name w:val="NormalTok"/>
    <w:basedOn w:val="VerbatimChar"/>
    <w:rPr>
      <w:rFonts w:ascii="Consolas" w:hAnsi="Consolas"/>
      <w:i/>
      <w:color w:val="24292E"/>
      <w:sz w:val="22"/>
    </w:rPr>
  </w:style>
  <w:style w:type="paragraph" w:styleId="Revision">
    <w:name w:val="Revision"/>
    <w:hidden/>
    <w:rsid w:val="003B43EB"/>
    <w:pPr>
      <w:spacing w:after="0"/>
    </w:pPr>
  </w:style>
  <w:style w:type="paragraph" w:styleId="TOC1">
    <w:name w:val="toc 1"/>
    <w:basedOn w:val="Normal"/>
    <w:next w:val="Normal"/>
    <w:autoRedefine/>
    <w:uiPriority w:val="39"/>
    <w:rsid w:val="009A565A"/>
    <w:pPr>
      <w:spacing w:after="100"/>
    </w:pPr>
  </w:style>
  <w:style w:type="paragraph" w:styleId="TOC2">
    <w:name w:val="toc 2"/>
    <w:basedOn w:val="Normal"/>
    <w:next w:val="Normal"/>
    <w:autoRedefine/>
    <w:uiPriority w:val="39"/>
    <w:rsid w:val="00692011"/>
    <w:pPr>
      <w:tabs>
        <w:tab w:val="right" w:leader="dot" w:pos="9350"/>
      </w:tabs>
      <w:spacing w:after="100"/>
      <w:ind w:left="240"/>
    </w:pPr>
    <w:rPr>
      <w:b/>
      <w:bCs/>
      <w:iCs/>
      <w:noProof/>
    </w:rPr>
  </w:style>
  <w:style w:type="paragraph" w:styleId="TOC3">
    <w:name w:val="toc 3"/>
    <w:basedOn w:val="Normal"/>
    <w:next w:val="Normal"/>
    <w:autoRedefine/>
    <w:uiPriority w:val="39"/>
    <w:rsid w:val="00D46631"/>
    <w:pPr>
      <w:tabs>
        <w:tab w:val="right" w:leader="dot" w:pos="9350"/>
      </w:tabs>
      <w:spacing w:after="100"/>
      <w:ind w:left="480"/>
    </w:pPr>
    <w:rPr>
      <w:noProof/>
    </w:rPr>
  </w:style>
  <w:style w:type="table" w:styleId="PlainTable1">
    <w:name w:val="Plain Table 1"/>
    <w:basedOn w:val="TableNormal"/>
    <w:rsid w:val="00F17F5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534EE1"/>
    <w:pPr>
      <w:tabs>
        <w:tab w:val="center" w:pos="4513"/>
        <w:tab w:val="right" w:pos="9026"/>
      </w:tabs>
      <w:spacing w:after="0"/>
    </w:pPr>
  </w:style>
  <w:style w:type="character" w:customStyle="1" w:styleId="HeaderChar">
    <w:name w:val="Header Char"/>
    <w:basedOn w:val="DefaultParagraphFont"/>
    <w:link w:val="Header"/>
    <w:rsid w:val="00534EE1"/>
  </w:style>
  <w:style w:type="paragraph" w:styleId="Footer">
    <w:name w:val="footer"/>
    <w:basedOn w:val="Normal"/>
    <w:link w:val="FooterChar"/>
    <w:uiPriority w:val="99"/>
    <w:rsid w:val="00534EE1"/>
    <w:pPr>
      <w:tabs>
        <w:tab w:val="center" w:pos="4513"/>
        <w:tab w:val="right" w:pos="9026"/>
      </w:tabs>
      <w:spacing w:after="0"/>
    </w:pPr>
  </w:style>
  <w:style w:type="character" w:customStyle="1" w:styleId="FooterChar">
    <w:name w:val="Footer Char"/>
    <w:basedOn w:val="DefaultParagraphFont"/>
    <w:link w:val="Footer"/>
    <w:uiPriority w:val="99"/>
    <w:rsid w:val="00534EE1"/>
  </w:style>
  <w:style w:type="character" w:styleId="UnresolvedMention">
    <w:name w:val="Unresolved Mention"/>
    <w:basedOn w:val="DefaultParagraphFont"/>
    <w:uiPriority w:val="99"/>
    <w:semiHidden/>
    <w:unhideWhenUsed/>
    <w:rsid w:val="003C2EE5"/>
    <w:rPr>
      <w:color w:val="605E5C"/>
      <w:shd w:val="clear" w:color="auto" w:fill="E1DFDD"/>
    </w:rPr>
  </w:style>
  <w:style w:type="character" w:styleId="CommentReference">
    <w:name w:val="annotation reference"/>
    <w:basedOn w:val="DefaultParagraphFont"/>
    <w:rsid w:val="00487CC4"/>
    <w:rPr>
      <w:sz w:val="16"/>
      <w:szCs w:val="16"/>
    </w:rPr>
  </w:style>
  <w:style w:type="paragraph" w:styleId="CommentText">
    <w:name w:val="annotation text"/>
    <w:basedOn w:val="Normal"/>
    <w:link w:val="CommentTextChar"/>
    <w:rsid w:val="00487CC4"/>
    <w:rPr>
      <w:sz w:val="20"/>
      <w:szCs w:val="20"/>
    </w:rPr>
  </w:style>
  <w:style w:type="character" w:customStyle="1" w:styleId="CommentTextChar">
    <w:name w:val="Comment Text Char"/>
    <w:basedOn w:val="DefaultParagraphFont"/>
    <w:link w:val="CommentText"/>
    <w:rsid w:val="00487CC4"/>
    <w:rPr>
      <w:sz w:val="20"/>
      <w:szCs w:val="20"/>
    </w:rPr>
  </w:style>
  <w:style w:type="paragraph" w:styleId="CommentSubject">
    <w:name w:val="annotation subject"/>
    <w:basedOn w:val="CommentText"/>
    <w:next w:val="CommentText"/>
    <w:link w:val="CommentSubjectChar"/>
    <w:rsid w:val="00487CC4"/>
    <w:rPr>
      <w:b/>
      <w:bCs/>
    </w:rPr>
  </w:style>
  <w:style w:type="character" w:customStyle="1" w:styleId="CommentSubjectChar">
    <w:name w:val="Comment Subject Char"/>
    <w:basedOn w:val="CommentTextChar"/>
    <w:link w:val="CommentSubject"/>
    <w:rsid w:val="00487CC4"/>
    <w:rPr>
      <w:b/>
      <w:bCs/>
      <w:sz w:val="20"/>
      <w:szCs w:val="20"/>
    </w:rPr>
  </w:style>
  <w:style w:type="character" w:styleId="Mention">
    <w:name w:val="Mention"/>
    <w:basedOn w:val="DefaultParagraphFont"/>
    <w:uiPriority w:val="99"/>
    <w:unhideWhenUsed/>
    <w:rsid w:val="00487CC4"/>
    <w:rPr>
      <w:color w:val="2B579A"/>
      <w:shd w:val="clear" w:color="auto" w:fill="E1DFDD"/>
    </w:rPr>
  </w:style>
  <w:style w:type="character" w:styleId="Strong">
    <w:name w:val="Strong"/>
    <w:basedOn w:val="DefaultParagraphFont"/>
    <w:uiPriority w:val="22"/>
    <w:qFormat/>
    <w:rsid w:val="00534687"/>
    <w:rPr>
      <w:b/>
      <w:bCs/>
    </w:rPr>
  </w:style>
  <w:style w:type="character" w:styleId="Emphasis">
    <w:name w:val="Emphasis"/>
    <w:basedOn w:val="DefaultParagraphFont"/>
    <w:uiPriority w:val="20"/>
    <w:qFormat/>
    <w:rsid w:val="00534687"/>
    <w:rPr>
      <w:i/>
      <w:iCs/>
    </w:rPr>
  </w:style>
  <w:style w:type="character" w:styleId="FollowedHyperlink">
    <w:name w:val="FollowedHyperlink"/>
    <w:basedOn w:val="DefaultParagraphFont"/>
    <w:rsid w:val="00F64800"/>
    <w:rPr>
      <w:color w:val="96607D" w:themeColor="followedHyperlink"/>
      <w:u w:val="single"/>
    </w:rPr>
  </w:style>
  <w:style w:type="paragraph" w:styleId="ListParagraph">
    <w:name w:val="List Paragraph"/>
    <w:basedOn w:val="Normal"/>
    <w:rsid w:val="009445F0"/>
    <w:pPr>
      <w:ind w:left="720"/>
      <w:contextualSpacing/>
    </w:pPr>
  </w:style>
  <w:style w:type="character" w:styleId="HTMLCode">
    <w:name w:val="HTML Code"/>
    <w:basedOn w:val="DefaultParagraphFont"/>
    <w:uiPriority w:val="99"/>
    <w:unhideWhenUsed/>
    <w:rsid w:val="00CE4B22"/>
    <w:rPr>
      <w:rFonts w:ascii="Courier New" w:eastAsia="Times New Roman" w:hAnsi="Courier New" w:cs="Courier New"/>
      <w:sz w:val="20"/>
      <w:szCs w:val="20"/>
    </w:rPr>
  </w:style>
  <w:style w:type="paragraph" w:customStyle="1" w:styleId="font-claude-response-body">
    <w:name w:val="font-claude-response-body"/>
    <w:basedOn w:val="Normal"/>
    <w:rsid w:val="00021F4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F22D3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3">
    <w:name w:val="Plain Table 3"/>
    <w:basedOn w:val="TableNormal"/>
    <w:rsid w:val="00602D8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f01">
    <w:name w:val="cf01"/>
    <w:basedOn w:val="DefaultParagraphFont"/>
    <w:rsid w:val="00507621"/>
    <w:rPr>
      <w:rFonts w:ascii="Segoe UI" w:hAnsi="Segoe UI" w:cs="Segoe UI" w:hint="default"/>
      <w:color w:val="1D1C1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016/S2215-0366(19)30511-5" TargetMode="External"/><Relationship Id="rId26" Type="http://schemas.openxmlformats.org/officeDocument/2006/relationships/hyperlink" Target="https://doi.org/10.1016/j.jclinepi.2020.10.007" TargetMode="External"/><Relationship Id="rId39" Type="http://schemas.openxmlformats.org/officeDocument/2006/relationships/hyperlink" Target="https://doi.org/10.1016/j.jad.2021.07.008" TargetMode="External"/><Relationship Id="rId21" Type="http://schemas.openxmlformats.org/officeDocument/2006/relationships/hyperlink" Target="https://doi.org/10.1017/gmh.2024.94" TargetMode="External"/><Relationship Id="rId34" Type="http://schemas.openxmlformats.org/officeDocument/2006/relationships/hyperlink" Target="https://doi.org/10.1186/s13033-024-00642-w" TargetMode="External"/><Relationship Id="rId42" Type="http://schemas.openxmlformats.org/officeDocument/2006/relationships/hyperlink" Target="https://doi.org/10.1136/bmj.j4008" TargetMode="External"/><Relationship Id="rId47" Type="http://schemas.openxmlformats.org/officeDocument/2006/relationships/hyperlink" Target="https://doi.org/10.1002/14651858.CD009149.pub3" TargetMode="External"/><Relationship Id="rId50" Type="http://schemas.openxmlformats.org/officeDocument/2006/relationships/hyperlink" Target="https://doi.org/10.1017/gmh.2020.1" TargetMode="Externa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doi.org/10.1046/j.1525-1497.2001.016009606.x" TargetMode="External"/><Relationship Id="rId11" Type="http://schemas.openxmlformats.org/officeDocument/2006/relationships/comments" Target="comments.xml"/><Relationship Id="rId24" Type="http://schemas.openxmlformats.org/officeDocument/2006/relationships/hyperlink" Target="https://doi.org/10.1017/S2045796018000057" TargetMode="External"/><Relationship Id="rId32" Type="http://schemas.openxmlformats.org/officeDocument/2006/relationships/hyperlink" Target="https://www.happierlivesinstitute.org/report/the-wellbeing-cost-effectiveness-of-strongminds-and-friendship-bench-combining-a-systematic-review-and-meta-analysis-with-charity-related-data-nov-2024-update/" TargetMode="External"/><Relationship Id="rId37" Type="http://schemas.openxmlformats.org/officeDocument/2006/relationships/hyperlink" Target="https://doi.org/10.3390/brainsci11121633" TargetMode="External"/><Relationship Id="rId40" Type="http://schemas.openxmlformats.org/officeDocument/2006/relationships/hyperlink" Target="https://doi.org/10.1080/10503307.2019.1566676" TargetMode="External"/><Relationship Id="rId45" Type="http://schemas.openxmlformats.org/officeDocument/2006/relationships/hyperlink" Target="https://eppi.ioe.ac.uk/cms/er4/" TargetMode="External"/><Relationship Id="rId53" Type="http://schemas.openxmlformats.org/officeDocument/2006/relationships/hyperlink" Target="https://doi.org/10.1016/j.jad.2013.04.028"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016/B978-0-12-814932-4.00004-5" TargetMode="External"/><Relationship Id="rId31" Type="http://schemas.openxmlformats.org/officeDocument/2006/relationships/hyperlink" Target="https://doi.org/10.1038/s41572-023-00454-1" TargetMode="External"/><Relationship Id="rId44" Type="http://schemas.openxmlformats.org/officeDocument/2006/relationships/hyperlink" Target="https://doi.org/10.1002/wps.20532" TargetMode="External"/><Relationship Id="rId52" Type="http://schemas.openxmlformats.org/officeDocument/2006/relationships/hyperlink" Target="https://www.who.int/publications/i/item/97892415962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oi.org/10.1192/bjp.186.1.11" TargetMode="External"/><Relationship Id="rId27" Type="http://schemas.openxmlformats.org/officeDocument/2006/relationships/hyperlink" Target="https://doi.org/10.1136/bmj.e067975" TargetMode="External"/><Relationship Id="rId30" Type="http://schemas.openxmlformats.org/officeDocument/2006/relationships/hyperlink" Target="https://doi.org/10.1186/s13012-021-01179-z" TargetMode="External"/><Relationship Id="rId35" Type="http://schemas.openxmlformats.org/officeDocument/2006/relationships/hyperlink" Target="https://doi.org/10.1136/bmj.n71" TargetMode="External"/><Relationship Id="rId43" Type="http://schemas.openxmlformats.org/officeDocument/2006/relationships/hyperlink" Target="https://doi.org/10.1146/annurev-clinpsy-032816-045217" TargetMode="External"/><Relationship Id="rId48" Type="http://schemas.openxmlformats.org/officeDocument/2006/relationships/hyperlink" Target="https://doi.org/10.1017/S0033291714000701"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186/s12889-023-17417-6"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yperlink" Target="https://doi.org/10.1186/s12888-025-06828-x" TargetMode="External"/><Relationship Id="rId33" Type="http://schemas.openxmlformats.org/officeDocument/2006/relationships/hyperlink" Target="https://doi.org/10.1186/1471-2288-8-8" TargetMode="External"/><Relationship Id="rId38" Type="http://schemas.openxmlformats.org/officeDocument/2006/relationships/hyperlink" Target="https://doi.org/10.1186/s13643-020-01542-z" TargetMode="External"/><Relationship Id="rId46" Type="http://schemas.openxmlformats.org/officeDocument/2006/relationships/hyperlink" Target="https://doi.org/10.1016/j.ebiom.2024.105208" TargetMode="External"/><Relationship Id="rId20" Type="http://schemas.openxmlformats.org/officeDocument/2006/relationships/hyperlink" Target="https://doi.org/10.1007/s40273-023-01257-8" TargetMode="External"/><Relationship Id="rId41" Type="http://schemas.openxmlformats.org/officeDocument/2006/relationships/hyperlink" Target="https://doi.org/10.1146/annurev-clinpsy-081423-02503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doi.org/10.1016/j.jad.2013.02.030" TargetMode="External"/><Relationship Id="rId28" Type="http://schemas.openxmlformats.org/officeDocument/2006/relationships/hyperlink" Target="https://doi.org/10.1016/j.pmip.2024.100140" TargetMode="External"/><Relationship Id="rId36" Type="http://schemas.openxmlformats.org/officeDocument/2006/relationships/hyperlink" Target="https://doi.org/10.1186/s13643-019-1104-7" TargetMode="External"/><Relationship Id="rId49" Type="http://schemas.openxmlformats.org/officeDocument/2006/relationships/hyperlink" Target="https://doi.org/10.1371/journal.pone.015543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393F3A0E1EC5439FBED38FA8538280" ma:contentTypeVersion="3" ma:contentTypeDescription="Create a new document." ma:contentTypeScope="" ma:versionID="00b661d4e568940998127372a36d3df3">
  <xsd:schema xmlns:xsd="http://www.w3.org/2001/XMLSchema" xmlns:xs="http://www.w3.org/2001/XMLSchema" xmlns:p="http://schemas.microsoft.com/office/2006/metadata/properties" xmlns:ns2="4786f826-ca95-40ac-b5c8-b1a1b25fddb6" targetNamespace="http://schemas.microsoft.com/office/2006/metadata/properties" ma:root="true" ma:fieldsID="c240131e328e5db3e7aad8a4dd1fae77" ns2:_="">
    <xsd:import namespace="4786f826-ca95-40ac-b5c8-b1a1b25fdd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6f826-ca95-40ac-b5c8-b1a1b25f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75CA33-8785-4DCA-A34E-F4941BFFCE27}">
  <ds:schemaRefs>
    <ds:schemaRef ds:uri="http://schemas.openxmlformats.org/officeDocument/2006/bibliography"/>
  </ds:schemaRefs>
</ds:datastoreItem>
</file>

<file path=customXml/itemProps2.xml><?xml version="1.0" encoding="utf-8"?>
<ds:datastoreItem xmlns:ds="http://schemas.openxmlformats.org/officeDocument/2006/customXml" ds:itemID="{F8F9A7C7-97A7-460E-AFB2-6D56A9D29502}">
  <ds:schemaRefs>
    <ds:schemaRef ds:uri="http://schemas.microsoft.com/sharepoint/v3/contenttype/forms"/>
  </ds:schemaRefs>
</ds:datastoreItem>
</file>

<file path=customXml/itemProps3.xml><?xml version="1.0" encoding="utf-8"?>
<ds:datastoreItem xmlns:ds="http://schemas.openxmlformats.org/officeDocument/2006/customXml" ds:itemID="{81959C98-6637-4714-B98E-AFEB3FBC2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6f826-ca95-40ac-b5c8-b1a1b25fdd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C1EFB-AF9D-4FF2-BD60-7E1E7C2AA9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32584</Words>
  <Characters>185733</Characters>
  <Application>Microsoft Office Word</Application>
  <DocSecurity>0</DocSecurity>
  <Lines>1547</Lines>
  <Paragraphs>435</Paragraphs>
  <ScaleCrop>false</ScaleCrop>
  <Company/>
  <LinksUpToDate>false</LinksUpToDate>
  <CharactersWithSpaces>217882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Ultra-Low-Cost Model (ULCM) for Adult Depression: Rapid Review and Evidence Base Protocol</dc:title>
  <dc:subject/>
  <dc:creator>Lucas Sempe;Suvarna Pande;Anil Thota;Zahin Shafiq</dc:creator>
  <cp:keywords>depression, low-intensity psychological interventions, task-sharing, LMIC, rapid review, active ingredients, single-session interventions, stepped care</cp:keywords>
  <cp:lastModifiedBy>M Zahin Shafiq</cp:lastModifiedBy>
  <cp:revision>2</cp:revision>
  <dcterms:created xsi:type="dcterms:W3CDTF">2026-07-22T11:33:00Z</dcterms:created>
  <dcterms:modified xsi:type="dcterms:W3CDTF">2026-07-22T11:33:00Z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protocol sets out the methods for a rapid evidence review supporting the development of the StrongMinds Ultra-Low-Cost Model (ULCM) for adult depression in low- and middle-income countries (LMICs). The review answers sixteen pre-specified research questions (RQ1–RQ16) covering drivers of depression, active ingredients, dose, delivery format, workforce, group size, stepped-care architecture, durability, engagement, and cost. It uses systematic reviews as the entry point to the evidence and drills down from those reviews to the primary studies they contain, assembling evidence through two streams. Stream 1 (Barbui-anchored) takes the systematic reviews inside the Barbui et al. 2020 umbrella [1] that meet our adult common-mental-disorder PICOS — excluding Barbui’s out-of-scope populations (children, refugees, and conditions beyond CMD) — and follows them to their primary studies. We then run a targeted update search for systematic reviews published from 2019 onwards, applying the same restrictions, and follow those to their primary studies. Stream 2 (seed-paper-led) addresses the questions Barbui does not cover — determinants, dose-response, spillover, and stepped care — by anchoring on named seed reviews, expanding via one-hop citation chasing, and then — as in Stream 1 — following the resulting reviews to their primary studies. To stay within the rapid-review envelope, primary-study extraction is bounded to the questions that drive Minimum Viable Product (MVP) design; the remaining questions are answered at review level. Internal StrongMinds evidence runs as a parallel triangulation stream. Screening and extraction use a single-reviewer workflow with an LLM second-screener and senior adjudication; the systematic reviews used as entry points are appraised with AMSTAR-2 in a rapid critical-domains mode. Findings are synthesised narratively per question with a GRADE-lite confidence rating, delivering a 10–20 page evidence report that feeds Milestones 2 and 3.</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2026-05-27</vt:lpwstr>
  </property>
  <property fmtid="{D5CDD505-2E9C-101B-9397-08002B2CF9AE}" pid="11" name="date-modified">
    <vt:lpwstr>2026-06-23</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Phase 4 Academic Workstream — Milestone 1 (M1)</vt:lpwstr>
  </property>
  <property fmtid="{D5CDD505-2E9C-101B-9397-08002B2CF9AE}" pid="18" name="toc-title">
    <vt:lpwstr>Table of contents</vt:lpwstr>
  </property>
  <property fmtid="{D5CDD505-2E9C-101B-9397-08002B2CF9AE}" pid="19" name="version">
    <vt:lpwstr>0.5 (draft)</vt:lpwstr>
  </property>
  <property fmtid="{D5CDD505-2E9C-101B-9397-08002B2CF9AE}" pid="20" name="ContentTypeId">
    <vt:lpwstr>0x01010072393F3A0E1EC5439FBED38FA8538280</vt:lpwstr>
  </property>
  <property fmtid="{D5CDD505-2E9C-101B-9397-08002B2CF9AE}" pid="21" name="GrammarlyDocumentId">
    <vt:lpwstr>60c96fac-5440-4b6a-8e67-4dcbfe9c0ede</vt:lpwstr>
  </property>
  <property fmtid="{D5CDD505-2E9C-101B-9397-08002B2CF9AE}" pid="22" name="ZOTERO_PREF_1">
    <vt:lpwstr>&lt;data data-version="3" zotero-version="9.0.4"&gt;&lt;session id="HpWogcky"/&gt;&lt;style id="http://www.zotero.org/styles/apa" locale="en-US" hasBibliography="1" bibliographyStyleHasBeenSet="0"/&gt;&lt;prefs&gt;&lt;pref name="fieldType" value="Field"/&gt;&lt;pref name="automaticJourna</vt:lpwstr>
  </property>
  <property fmtid="{D5CDD505-2E9C-101B-9397-08002B2CF9AE}" pid="23" name="ZOTERO_PREF_2">
    <vt:lpwstr>lAbbreviations" value="true"/&gt;&lt;/prefs&gt;&lt;/data&gt;</vt:lpwstr>
  </property>
</Properties>
</file>